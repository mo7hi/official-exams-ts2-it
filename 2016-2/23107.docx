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4413"/>
        <w:gridCol w:w="2694"/>
      </w:tblGrid>
      <w:tr w:rsidR="008A155A" w:rsidRPr="00C8741E" w:rsidTr="00697284">
        <w:tc>
          <w:tcPr>
            <w:tcW w:w="3192" w:type="dxa"/>
          </w:tcPr>
          <w:p w:rsidR="008A155A" w:rsidRPr="00C8741E" w:rsidRDefault="008A155A" w:rsidP="00697284">
            <w:pPr>
              <w:bidi/>
              <w:ind w:left="14"/>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الجمهورية اللبنانية</w:t>
            </w:r>
          </w:p>
        </w:tc>
        <w:tc>
          <w:tcPr>
            <w:tcW w:w="4413" w:type="dxa"/>
          </w:tcPr>
          <w:p w:rsidR="008A155A" w:rsidRPr="00C8741E" w:rsidRDefault="008A155A" w:rsidP="00697284">
            <w:pPr>
              <w:bidi/>
              <w:rPr>
                <w:rFonts w:asciiTheme="majorBidi" w:hAnsiTheme="majorBidi" w:cstheme="majorBidi"/>
                <w:b/>
                <w:bCs/>
                <w:sz w:val="20"/>
                <w:szCs w:val="20"/>
                <w:rtl/>
                <w:lang w:val="fr-FR"/>
              </w:rPr>
            </w:pPr>
          </w:p>
        </w:tc>
        <w:tc>
          <w:tcPr>
            <w:tcW w:w="2694" w:type="dxa"/>
          </w:tcPr>
          <w:p w:rsidR="008A155A" w:rsidRPr="00C8741E" w:rsidRDefault="008A155A" w:rsidP="00697284">
            <w:pPr>
              <w:bidi/>
              <w:rPr>
                <w:rFonts w:asciiTheme="majorBidi" w:hAnsiTheme="majorBidi" w:cstheme="majorBidi"/>
                <w:b/>
                <w:bCs/>
                <w:sz w:val="20"/>
                <w:szCs w:val="20"/>
                <w:rtl/>
                <w:lang w:val="fr-FR"/>
              </w:rPr>
            </w:pPr>
          </w:p>
        </w:tc>
      </w:tr>
      <w:tr w:rsidR="008A155A" w:rsidRPr="00C8741E" w:rsidTr="00697284">
        <w:tc>
          <w:tcPr>
            <w:tcW w:w="3192" w:type="dxa"/>
          </w:tcPr>
          <w:p w:rsidR="008A155A" w:rsidRPr="00C8741E" w:rsidRDefault="008A155A" w:rsidP="00697284">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وزارة التربية والتعليم العالي</w:t>
            </w:r>
          </w:p>
        </w:tc>
        <w:tc>
          <w:tcPr>
            <w:tcW w:w="4413" w:type="dxa"/>
          </w:tcPr>
          <w:p w:rsidR="008A155A" w:rsidRPr="00C8741E" w:rsidRDefault="008A155A" w:rsidP="00697284">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الامتحانات الرسمية لشهادة الامتياز الفني</w:t>
            </w:r>
          </w:p>
        </w:tc>
        <w:tc>
          <w:tcPr>
            <w:tcW w:w="2694" w:type="dxa"/>
          </w:tcPr>
          <w:p w:rsidR="008A155A" w:rsidRPr="00C8741E" w:rsidRDefault="008A155A" w:rsidP="00697284">
            <w:pPr>
              <w:bidi/>
              <w:rPr>
                <w:rFonts w:asciiTheme="majorBidi" w:hAnsiTheme="majorBidi" w:cstheme="majorBidi"/>
                <w:b/>
                <w:bCs/>
                <w:sz w:val="20"/>
                <w:szCs w:val="20"/>
                <w:rtl/>
                <w:lang w:val="fr-FR"/>
              </w:rPr>
            </w:pPr>
            <w:r w:rsidRPr="00C8741E">
              <w:rPr>
                <w:rFonts w:asciiTheme="majorBidi" w:hAnsiTheme="majorBidi" w:cstheme="majorBidi"/>
                <w:b/>
                <w:bCs/>
                <w:sz w:val="20"/>
                <w:szCs w:val="20"/>
                <w:rtl/>
                <w:lang w:bidi="ar-LB"/>
              </w:rPr>
              <w:t>الاسم والشهرة:--------------------</w:t>
            </w:r>
          </w:p>
        </w:tc>
      </w:tr>
      <w:tr w:rsidR="008A155A" w:rsidRPr="00C8741E" w:rsidTr="00697284">
        <w:tc>
          <w:tcPr>
            <w:tcW w:w="3192" w:type="dxa"/>
          </w:tcPr>
          <w:p w:rsidR="008A155A" w:rsidRPr="00C8741E" w:rsidRDefault="008A155A" w:rsidP="00697284">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المديرية العامة للتعليم المهني والتقني</w:t>
            </w:r>
            <w:r w:rsidRPr="00C8741E">
              <w:rPr>
                <w:rFonts w:asciiTheme="majorBidi" w:hAnsiTheme="majorBidi" w:cstheme="majorBidi"/>
                <w:b/>
                <w:bCs/>
                <w:sz w:val="20"/>
                <w:szCs w:val="20"/>
                <w:lang w:val="fr-FR"/>
              </w:rPr>
              <w:t xml:space="preserve">   </w:t>
            </w:r>
            <w:r w:rsidRPr="00C8741E">
              <w:rPr>
                <w:rFonts w:asciiTheme="majorBidi" w:hAnsiTheme="majorBidi" w:cstheme="majorBidi"/>
                <w:b/>
                <w:bCs/>
                <w:sz w:val="20"/>
                <w:szCs w:val="20"/>
                <w:rtl/>
                <w:lang w:val="fr-FR"/>
              </w:rPr>
              <w:t xml:space="preserve">     ===============</w:t>
            </w:r>
          </w:p>
        </w:tc>
        <w:tc>
          <w:tcPr>
            <w:tcW w:w="4413" w:type="dxa"/>
          </w:tcPr>
          <w:p w:rsidR="008A155A" w:rsidRPr="00C8741E" w:rsidRDefault="008A155A" w:rsidP="00697284">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 xml:space="preserve">دورة عام  </w:t>
            </w:r>
            <w:r w:rsidRPr="00C8741E">
              <w:rPr>
                <w:rFonts w:asciiTheme="majorBidi" w:hAnsiTheme="majorBidi" w:cstheme="majorBidi"/>
                <w:b/>
                <w:bCs/>
                <w:sz w:val="20"/>
                <w:szCs w:val="20"/>
                <w:rtl/>
                <w:lang w:bidi="ar-LB"/>
              </w:rPr>
              <w:t>2016 ا</w:t>
            </w:r>
            <w:r w:rsidR="00697284" w:rsidRPr="00C8741E">
              <w:rPr>
                <w:rFonts w:asciiTheme="majorBidi" w:hAnsiTheme="majorBidi" w:cstheme="majorBidi"/>
                <w:b/>
                <w:bCs/>
                <w:sz w:val="20"/>
                <w:szCs w:val="20"/>
                <w:rtl/>
                <w:lang w:bidi="ar-LB"/>
              </w:rPr>
              <w:t>لثانية</w:t>
            </w:r>
          </w:p>
        </w:tc>
        <w:tc>
          <w:tcPr>
            <w:tcW w:w="2694" w:type="dxa"/>
          </w:tcPr>
          <w:p w:rsidR="008A155A" w:rsidRPr="00C8741E" w:rsidRDefault="008A155A" w:rsidP="00697284">
            <w:pPr>
              <w:bidi/>
              <w:rPr>
                <w:rFonts w:asciiTheme="majorBidi" w:hAnsiTheme="majorBidi" w:cstheme="majorBidi"/>
                <w:b/>
                <w:bCs/>
                <w:sz w:val="20"/>
                <w:szCs w:val="20"/>
                <w:rtl/>
                <w:lang w:bidi="ar-LB"/>
              </w:rPr>
            </w:pPr>
            <w:r w:rsidRPr="00C8741E">
              <w:rPr>
                <w:rFonts w:asciiTheme="majorBidi" w:hAnsiTheme="majorBidi" w:cstheme="majorBidi"/>
                <w:b/>
                <w:bCs/>
                <w:sz w:val="20"/>
                <w:szCs w:val="20"/>
                <w:rtl/>
                <w:lang w:bidi="ar-LB"/>
              </w:rPr>
              <w:t xml:space="preserve">رقم المرشح </w:t>
            </w:r>
            <w:r w:rsidR="00697284" w:rsidRPr="00C8741E">
              <w:rPr>
                <w:rFonts w:asciiTheme="majorBidi" w:hAnsiTheme="majorBidi" w:cstheme="majorBidi"/>
                <w:b/>
                <w:bCs/>
                <w:sz w:val="20"/>
                <w:szCs w:val="20"/>
                <w:lang w:bidi="ar-LB"/>
              </w:rPr>
              <w:t xml:space="preserve">   </w:t>
            </w:r>
            <w:r w:rsidRPr="00C8741E">
              <w:rPr>
                <w:rFonts w:asciiTheme="majorBidi" w:hAnsiTheme="majorBidi" w:cstheme="majorBidi"/>
                <w:b/>
                <w:bCs/>
                <w:sz w:val="20"/>
                <w:szCs w:val="20"/>
                <w:rtl/>
                <w:lang w:bidi="ar-LB"/>
              </w:rPr>
              <w:t>:--------------------</w:t>
            </w:r>
          </w:p>
          <w:p w:rsidR="008A155A" w:rsidRPr="00C8741E" w:rsidRDefault="008A155A" w:rsidP="00697284">
            <w:pPr>
              <w:bidi/>
              <w:rPr>
                <w:rFonts w:asciiTheme="majorBidi" w:hAnsiTheme="majorBidi" w:cstheme="majorBidi"/>
                <w:b/>
                <w:bCs/>
                <w:sz w:val="20"/>
                <w:szCs w:val="20"/>
                <w:rtl/>
                <w:lang w:val="fr-FR"/>
              </w:rPr>
            </w:pPr>
          </w:p>
        </w:tc>
      </w:tr>
    </w:tbl>
    <w:p w:rsidR="008A155A" w:rsidRPr="00C8741E" w:rsidRDefault="008A155A" w:rsidP="008A155A">
      <w:pPr>
        <w:bidi/>
        <w:ind w:left="14" w:right="-709"/>
        <w:rPr>
          <w:rFonts w:asciiTheme="majorBidi" w:hAnsiTheme="majorBidi" w:cstheme="majorBidi"/>
          <w:sz w:val="20"/>
          <w:szCs w:val="20"/>
          <w:lang w:val="fr-FR"/>
        </w:rPr>
      </w:pPr>
      <w:r w:rsidRPr="00C8741E">
        <w:rPr>
          <w:rFonts w:asciiTheme="majorBidi" w:hAnsiTheme="majorBidi" w:cstheme="majorBidi"/>
          <w:b/>
          <w:bCs/>
          <w:sz w:val="20"/>
          <w:szCs w:val="20"/>
          <w:rtl/>
          <w:lang w:val="fr-FR" w:bidi="ar-LB"/>
        </w:rPr>
        <w:t>ا</w:t>
      </w:r>
      <w:r w:rsidRPr="00C8741E">
        <w:rPr>
          <w:rFonts w:asciiTheme="majorBidi" w:hAnsiTheme="majorBidi" w:cstheme="majorBidi"/>
          <w:b/>
          <w:bCs/>
          <w:sz w:val="20"/>
          <w:szCs w:val="20"/>
          <w:rtl/>
          <w:lang w:val="fr-FR"/>
        </w:rPr>
        <w:t xml:space="preserve">لاختصاص والرمز </w:t>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المعلوماتية الادارية (23107)</w:t>
      </w:r>
    </w:p>
    <w:p w:rsidR="008A155A" w:rsidRPr="00C8741E" w:rsidRDefault="008A155A" w:rsidP="008A155A">
      <w:pPr>
        <w:bidi/>
        <w:ind w:left="14" w:right="-709"/>
        <w:rPr>
          <w:rFonts w:asciiTheme="majorBidi" w:hAnsiTheme="majorBidi" w:cstheme="majorBidi"/>
          <w:sz w:val="20"/>
          <w:szCs w:val="20"/>
          <w:rtl/>
          <w:lang w:val="fr-FR" w:bidi="ar-LB"/>
        </w:rPr>
      </w:pPr>
      <w:r w:rsidRPr="00C8741E">
        <w:rPr>
          <w:rFonts w:asciiTheme="majorBidi" w:hAnsiTheme="majorBidi" w:cstheme="majorBidi"/>
          <w:sz w:val="20"/>
          <w:szCs w:val="20"/>
          <w:lang w:val="fr-FR"/>
        </w:rPr>
        <w:t xml:space="preserve"> </w:t>
      </w:r>
      <w:r w:rsidRPr="00C8741E">
        <w:rPr>
          <w:rFonts w:asciiTheme="majorBidi" w:hAnsiTheme="majorBidi" w:cstheme="majorBidi"/>
          <w:b/>
          <w:bCs/>
          <w:sz w:val="20"/>
          <w:szCs w:val="20"/>
          <w:rtl/>
          <w:lang w:val="fr-FR" w:bidi="ar-LB"/>
        </w:rPr>
        <w:t>ا</w:t>
      </w:r>
      <w:r w:rsidRPr="00C8741E">
        <w:rPr>
          <w:rFonts w:asciiTheme="majorBidi" w:hAnsiTheme="majorBidi" w:cstheme="majorBidi"/>
          <w:b/>
          <w:bCs/>
          <w:sz w:val="20"/>
          <w:szCs w:val="20"/>
          <w:rtl/>
          <w:lang w:val="fr-FR"/>
        </w:rPr>
        <w:t xml:space="preserve">لمادة        </w:t>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w:t>
      </w:r>
      <w:r w:rsidRPr="00C8741E">
        <w:rPr>
          <w:rFonts w:asciiTheme="majorBidi" w:hAnsiTheme="majorBidi" w:cstheme="majorBidi"/>
          <w:sz w:val="20"/>
          <w:szCs w:val="20"/>
          <w:rtl/>
          <w:lang w:bidi="ar-LB"/>
        </w:rPr>
        <w:t>طرائق التحليل</w:t>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00697284"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b/>
          <w:bCs/>
          <w:sz w:val="20"/>
          <w:szCs w:val="20"/>
          <w:rtl/>
          <w:lang w:val="fr-FR"/>
        </w:rPr>
        <w:t>المعدل</w:t>
      </w:r>
      <w:r w:rsidRPr="00C8741E">
        <w:rPr>
          <w:rFonts w:asciiTheme="majorBidi" w:hAnsiTheme="majorBidi" w:cstheme="majorBidi"/>
          <w:b/>
          <w:bCs/>
          <w:sz w:val="20"/>
          <w:szCs w:val="20"/>
          <w:lang w:val="fr-FR"/>
        </w:rPr>
        <w:t xml:space="preserve"> </w:t>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w:t>
      </w:r>
      <w:r w:rsidRPr="00C8741E">
        <w:rPr>
          <w:rFonts w:asciiTheme="majorBidi" w:hAnsiTheme="majorBidi" w:cstheme="majorBidi"/>
          <w:sz w:val="20"/>
          <w:szCs w:val="20"/>
          <w:rtl/>
          <w:lang w:val="fr-FR" w:bidi="ar-LB"/>
        </w:rPr>
        <w:t>(12)</w:t>
      </w:r>
    </w:p>
    <w:p w:rsidR="008A155A" w:rsidRPr="00C8741E" w:rsidRDefault="008A155A" w:rsidP="008A155A">
      <w:pPr>
        <w:pBdr>
          <w:bottom w:val="single" w:sz="4" w:space="1" w:color="auto"/>
        </w:pBdr>
        <w:bidi/>
        <w:ind w:left="14"/>
        <w:rPr>
          <w:rFonts w:asciiTheme="majorBidi" w:hAnsiTheme="majorBidi" w:cstheme="majorBidi"/>
          <w:b/>
          <w:bCs/>
          <w:sz w:val="20"/>
          <w:szCs w:val="20"/>
          <w:u w:val="single"/>
          <w:lang w:val="fr-FR"/>
        </w:rPr>
      </w:pPr>
      <w:r w:rsidRPr="00C8741E">
        <w:rPr>
          <w:rFonts w:asciiTheme="majorBidi" w:hAnsiTheme="majorBidi" w:cstheme="majorBidi"/>
          <w:b/>
          <w:bCs/>
          <w:sz w:val="20"/>
          <w:szCs w:val="20"/>
          <w:rtl/>
          <w:lang w:val="fr-FR" w:bidi="ar-LB"/>
        </w:rPr>
        <w:t>ا</w:t>
      </w:r>
      <w:r w:rsidRPr="00C8741E">
        <w:rPr>
          <w:rFonts w:asciiTheme="majorBidi" w:hAnsiTheme="majorBidi" w:cstheme="majorBidi"/>
          <w:b/>
          <w:bCs/>
          <w:sz w:val="20"/>
          <w:szCs w:val="20"/>
          <w:rtl/>
          <w:lang w:val="fr-FR"/>
        </w:rPr>
        <w:t xml:space="preserve">لمستندات المسموح بها </w:t>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لا شيء</w:t>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sz w:val="20"/>
          <w:szCs w:val="20"/>
          <w:lang w:val="fr-FR"/>
        </w:rPr>
        <w:tab/>
      </w:r>
      <w:r w:rsidR="00697284"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b/>
          <w:bCs/>
          <w:sz w:val="20"/>
          <w:szCs w:val="20"/>
          <w:rtl/>
          <w:lang w:val="fr-FR"/>
        </w:rPr>
        <w:t xml:space="preserve">المدة  : </w:t>
      </w:r>
      <w:r w:rsidRPr="00C8741E">
        <w:rPr>
          <w:rFonts w:asciiTheme="majorBidi" w:hAnsiTheme="majorBidi" w:cstheme="majorBidi"/>
          <w:sz w:val="20"/>
          <w:szCs w:val="20"/>
          <w:rtl/>
          <w:lang w:bidi="ar-LB"/>
        </w:rPr>
        <w:t>3 ساعات</w:t>
      </w:r>
    </w:p>
    <w:p w:rsidR="008A155A" w:rsidRPr="00C92239" w:rsidRDefault="008A155A" w:rsidP="00FC6714">
      <w:pPr>
        <w:spacing w:before="120"/>
        <w:rPr>
          <w:b/>
          <w:bCs/>
          <w:lang w:val="fr-FR" w:bidi="ar-LB"/>
        </w:rPr>
      </w:pPr>
      <w:r w:rsidRPr="00C92239">
        <w:rPr>
          <w:b/>
          <w:bCs/>
          <w:u w:val="single"/>
          <w:lang w:val="fr-FR" w:bidi="ar-LB"/>
        </w:rPr>
        <w:t xml:space="preserve">Exercice </w:t>
      </w:r>
      <w:r>
        <w:rPr>
          <w:b/>
          <w:bCs/>
          <w:u w:val="single"/>
          <w:lang w:val="fr-FR" w:bidi="ar-LB"/>
        </w:rPr>
        <w:t>1</w:t>
      </w:r>
      <w:r w:rsidRPr="00C92239">
        <w:rPr>
          <w:b/>
          <w:bCs/>
          <w:u w:val="single"/>
          <w:lang w:val="fr-FR" w:bidi="ar-LB"/>
        </w:rPr>
        <w:t>:</w:t>
      </w:r>
      <w:r w:rsidRPr="00C92239">
        <w:rPr>
          <w:b/>
          <w:bCs/>
          <w:lang w:val="fr-FR" w:bidi="ar-LB"/>
        </w:rPr>
        <w:t xml:space="preserve"> (3 pts)</w:t>
      </w:r>
    </w:p>
    <w:p w:rsidR="008A155A" w:rsidRDefault="008A155A" w:rsidP="008A155A">
      <w:pPr>
        <w:numPr>
          <w:ilvl w:val="0"/>
          <w:numId w:val="1"/>
        </w:numPr>
        <w:jc w:val="both"/>
        <w:rPr>
          <w:rFonts w:asciiTheme="majorBidi" w:hAnsiTheme="majorBidi" w:cstheme="majorBidi"/>
          <w:lang w:val="fr-FR"/>
        </w:rPr>
      </w:pPr>
      <w:r>
        <w:rPr>
          <w:rFonts w:asciiTheme="majorBidi" w:hAnsiTheme="majorBidi" w:cstheme="majorBidi"/>
          <w:lang w:val="fr-FR"/>
        </w:rPr>
        <w:t>Expliquer la</w:t>
      </w:r>
      <w:r w:rsidRPr="00F46622">
        <w:rPr>
          <w:rFonts w:asciiTheme="majorBidi" w:hAnsiTheme="majorBidi" w:cstheme="majorBidi"/>
          <w:lang w:val="fr-FR"/>
        </w:rPr>
        <w:t xml:space="preserve"> différence entre les 2 </w:t>
      </w:r>
      <w:r w:rsidR="008F2216" w:rsidRPr="00F46622">
        <w:rPr>
          <w:rFonts w:asciiTheme="majorBidi" w:hAnsiTheme="majorBidi" w:cstheme="majorBidi"/>
          <w:lang w:val="fr-FR"/>
        </w:rPr>
        <w:t xml:space="preserve">Modèles Conceptuels </w:t>
      </w:r>
      <w:r w:rsidRPr="00F46622">
        <w:rPr>
          <w:rFonts w:asciiTheme="majorBidi" w:hAnsiTheme="majorBidi" w:cstheme="majorBidi"/>
          <w:lang w:val="fr-FR"/>
        </w:rPr>
        <w:t xml:space="preserve">des </w:t>
      </w:r>
      <w:r w:rsidR="008F2216" w:rsidRPr="00F46622">
        <w:rPr>
          <w:rFonts w:asciiTheme="majorBidi" w:hAnsiTheme="majorBidi" w:cstheme="majorBidi"/>
          <w:lang w:val="fr-FR"/>
        </w:rPr>
        <w:t xml:space="preserve">Données </w:t>
      </w:r>
      <w:r>
        <w:rPr>
          <w:rFonts w:asciiTheme="majorBidi" w:hAnsiTheme="majorBidi" w:cstheme="majorBidi"/>
          <w:lang w:val="fr-FR"/>
        </w:rPr>
        <w:t xml:space="preserve">(MCD) </w:t>
      </w:r>
      <w:r w:rsidRPr="00F46622">
        <w:rPr>
          <w:rFonts w:asciiTheme="majorBidi" w:hAnsiTheme="majorBidi" w:cstheme="majorBidi"/>
          <w:lang w:val="fr-FR"/>
        </w:rPr>
        <w:t>ci-dessous</w:t>
      </w:r>
      <w:r>
        <w:rPr>
          <w:rFonts w:asciiTheme="majorBidi" w:hAnsiTheme="majorBidi" w:cstheme="majorBidi"/>
          <w:lang w:val="fr-FR"/>
        </w:rPr>
        <w:t>.</w:t>
      </w:r>
    </w:p>
    <w:p w:rsidR="00657BFC" w:rsidRPr="008A155A" w:rsidRDefault="008A155A" w:rsidP="008A155A">
      <w:pPr>
        <w:pStyle w:val="ListParagraph"/>
        <w:numPr>
          <w:ilvl w:val="0"/>
          <w:numId w:val="1"/>
        </w:numPr>
        <w:spacing w:after="0" w:line="240" w:lineRule="auto"/>
        <w:rPr>
          <w:rFonts w:asciiTheme="majorBidi" w:hAnsiTheme="majorBidi" w:cstheme="majorBidi"/>
          <w:rtl/>
        </w:rPr>
      </w:pPr>
      <w:r w:rsidRPr="008A155A">
        <w:rPr>
          <w:rFonts w:asciiTheme="majorBidi" w:hAnsiTheme="majorBidi" w:cstheme="majorBidi"/>
        </w:rPr>
        <w:t>L’un fournit-il des informations plus détaillées que l’autre? Si oui, lequel ?</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9604"/>
      </w:tblGrid>
      <w:tr w:rsidR="008A155A" w:rsidTr="008A155A">
        <w:tc>
          <w:tcPr>
            <w:tcW w:w="567" w:type="dxa"/>
          </w:tcPr>
          <w:p w:rsidR="008A155A" w:rsidRDefault="008A155A" w:rsidP="008A155A">
            <w:pPr>
              <w:spacing w:after="120"/>
              <w:jc w:val="center"/>
            </w:pPr>
            <w:r>
              <w:t>a)</w:t>
            </w:r>
          </w:p>
        </w:tc>
        <w:tc>
          <w:tcPr>
            <w:tcW w:w="9604" w:type="dxa"/>
          </w:tcPr>
          <w:p w:rsidR="008A155A" w:rsidRDefault="008A155A" w:rsidP="008A155A">
            <w:pPr>
              <w:spacing w:after="120"/>
            </w:pPr>
            <w:r>
              <w:rPr>
                <w:noProof/>
              </w:rPr>
              <w:drawing>
                <wp:inline distT="0" distB="0" distL="0" distR="0">
                  <wp:extent cx="5248275" cy="11334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248275" cy="1133475"/>
                          </a:xfrm>
                          <a:prstGeom prst="rect">
                            <a:avLst/>
                          </a:prstGeom>
                          <a:noFill/>
                          <a:ln w="9525">
                            <a:noFill/>
                            <a:miter lim="800000"/>
                            <a:headEnd/>
                            <a:tailEnd/>
                          </a:ln>
                        </pic:spPr>
                      </pic:pic>
                    </a:graphicData>
                  </a:graphic>
                </wp:inline>
              </w:drawing>
            </w:r>
          </w:p>
        </w:tc>
      </w:tr>
      <w:tr w:rsidR="008A155A" w:rsidTr="008A155A">
        <w:tc>
          <w:tcPr>
            <w:tcW w:w="567" w:type="dxa"/>
          </w:tcPr>
          <w:p w:rsidR="008A155A" w:rsidRDefault="008A155A" w:rsidP="008A155A">
            <w:pPr>
              <w:spacing w:after="120"/>
              <w:jc w:val="center"/>
            </w:pPr>
            <w:r>
              <w:t>b)</w:t>
            </w:r>
          </w:p>
        </w:tc>
        <w:tc>
          <w:tcPr>
            <w:tcW w:w="9604" w:type="dxa"/>
          </w:tcPr>
          <w:p w:rsidR="008A155A" w:rsidRDefault="008A155A" w:rsidP="008A155A">
            <w:pPr>
              <w:spacing w:after="120"/>
            </w:pPr>
            <w:r>
              <w:rPr>
                <w:noProof/>
              </w:rPr>
              <w:drawing>
                <wp:inline distT="0" distB="0" distL="0" distR="0">
                  <wp:extent cx="5316276" cy="1048600"/>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5321624" cy="1049655"/>
                          </a:xfrm>
                          <a:prstGeom prst="rect">
                            <a:avLst/>
                          </a:prstGeom>
                          <a:noFill/>
                          <a:ln w="9525">
                            <a:noFill/>
                            <a:miter lim="800000"/>
                            <a:headEnd/>
                            <a:tailEnd/>
                          </a:ln>
                        </pic:spPr>
                      </pic:pic>
                    </a:graphicData>
                  </a:graphic>
                </wp:inline>
              </w:drawing>
            </w:r>
          </w:p>
        </w:tc>
      </w:tr>
    </w:tbl>
    <w:p w:rsidR="00C34C90" w:rsidRPr="00C92239" w:rsidRDefault="00C34C90" w:rsidP="00E6236D">
      <w:pPr>
        <w:spacing w:before="120"/>
        <w:rPr>
          <w:b/>
          <w:bCs/>
          <w:lang w:val="fr-FR" w:bidi="ar-LB"/>
        </w:rPr>
      </w:pPr>
      <w:r w:rsidRPr="00C92239">
        <w:rPr>
          <w:b/>
          <w:bCs/>
          <w:u w:val="single"/>
          <w:lang w:val="fr-FR" w:bidi="ar-LB"/>
        </w:rPr>
        <w:t xml:space="preserve">Exercice </w:t>
      </w:r>
      <w:r>
        <w:rPr>
          <w:b/>
          <w:bCs/>
          <w:u w:val="single"/>
          <w:lang w:val="fr-FR" w:bidi="ar-LB"/>
        </w:rPr>
        <w:t>2</w:t>
      </w:r>
      <w:r w:rsidRPr="00C92239">
        <w:rPr>
          <w:b/>
          <w:bCs/>
          <w:u w:val="single"/>
          <w:lang w:val="fr-FR" w:bidi="ar-LB"/>
        </w:rPr>
        <w:t>:</w:t>
      </w:r>
      <w:r w:rsidRPr="00C92239">
        <w:rPr>
          <w:b/>
          <w:bCs/>
          <w:lang w:val="fr-FR" w:bidi="ar-LB"/>
        </w:rPr>
        <w:t xml:space="preserve"> (</w:t>
      </w:r>
      <w:r w:rsidR="00E6236D" w:rsidRPr="00C8741E">
        <w:rPr>
          <w:b/>
          <w:bCs/>
          <w:lang w:val="fr-FR" w:bidi="ar-LB"/>
        </w:rPr>
        <w:t>7</w:t>
      </w:r>
      <w:r w:rsidR="00E6236D">
        <w:rPr>
          <w:b/>
          <w:bCs/>
          <w:lang w:val="fr-FR" w:bidi="ar-LB"/>
        </w:rPr>
        <w:t xml:space="preserve"> </w:t>
      </w:r>
      <w:r w:rsidRPr="00C92239">
        <w:rPr>
          <w:b/>
          <w:bCs/>
          <w:lang w:val="fr-FR" w:bidi="ar-LB"/>
        </w:rPr>
        <w:t>pts)</w:t>
      </w:r>
    </w:p>
    <w:p w:rsidR="0097058A" w:rsidRPr="00427D84" w:rsidRDefault="008F2216" w:rsidP="008F2216">
      <w:pPr>
        <w:pStyle w:val="Heading3"/>
        <w:keepNext w:val="0"/>
        <w:keepLines w:val="0"/>
        <w:spacing w:after="0" w:line="240" w:lineRule="auto"/>
        <w:jc w:val="center"/>
        <w:rPr>
          <w:rFonts w:asciiTheme="majorBidi" w:hAnsiTheme="majorBidi" w:cstheme="majorBidi"/>
          <w:szCs w:val="24"/>
          <w:u w:val="single"/>
        </w:rPr>
      </w:pPr>
      <w:r>
        <w:rPr>
          <w:rFonts w:asciiTheme="majorBidi" w:hAnsiTheme="majorBidi" w:cstheme="majorBidi"/>
          <w:szCs w:val="24"/>
          <w:u w:val="single"/>
        </w:rPr>
        <w:t>Excursion</w:t>
      </w:r>
      <w:r w:rsidR="00B5412F" w:rsidRPr="00427D84">
        <w:rPr>
          <w:rFonts w:asciiTheme="majorBidi" w:hAnsiTheme="majorBidi" w:cstheme="majorBidi"/>
          <w:szCs w:val="24"/>
          <w:u w:val="single"/>
        </w:rPr>
        <w:t>s</w:t>
      </w:r>
    </w:p>
    <w:p w:rsidR="0097058A" w:rsidRPr="00697284" w:rsidRDefault="0097058A" w:rsidP="00C8741E">
      <w:pPr>
        <w:spacing w:line="276" w:lineRule="auto"/>
        <w:jc w:val="both"/>
        <w:rPr>
          <w:rFonts w:asciiTheme="majorBidi" w:hAnsiTheme="majorBidi" w:cstheme="majorBidi"/>
          <w:lang w:val="fr-FR"/>
        </w:rPr>
      </w:pPr>
      <w:r w:rsidRPr="0073749B">
        <w:rPr>
          <w:rFonts w:asciiTheme="majorBidi" w:hAnsiTheme="majorBidi" w:cstheme="majorBidi"/>
          <w:lang w:val="fr-FR"/>
        </w:rPr>
        <w:t xml:space="preserve">Une société de tourisme spécialisée dans des excursions en autobus souhaite établir une base de données pour gérer les </w:t>
      </w:r>
      <w:r w:rsidRPr="00697284">
        <w:rPr>
          <w:rFonts w:asciiTheme="majorBidi" w:hAnsiTheme="majorBidi" w:cstheme="majorBidi"/>
          <w:lang w:val="fr-FR"/>
        </w:rPr>
        <w:t xml:space="preserve">clients, les réservations, les excursions et les bus avec chauffeurs et hôtesses d'accompagnement. </w:t>
      </w:r>
    </w:p>
    <w:p w:rsidR="0097058A" w:rsidRPr="00697284" w:rsidRDefault="0097058A" w:rsidP="00C8741E">
      <w:pPr>
        <w:spacing w:line="276" w:lineRule="auto"/>
        <w:jc w:val="both"/>
        <w:rPr>
          <w:rFonts w:asciiTheme="majorBidi" w:hAnsiTheme="majorBidi" w:cstheme="majorBidi"/>
          <w:lang w:val="fr-FR"/>
        </w:rPr>
      </w:pPr>
      <w:r w:rsidRPr="00697284">
        <w:rPr>
          <w:rFonts w:asciiTheme="majorBidi" w:hAnsiTheme="majorBidi" w:cstheme="majorBidi"/>
          <w:lang w:val="fr-FR"/>
        </w:rPr>
        <w:t xml:space="preserve">Plus précisément, </w:t>
      </w:r>
      <w:r w:rsidR="00697284" w:rsidRPr="00697284">
        <w:rPr>
          <w:rFonts w:asciiTheme="majorBidi" w:hAnsiTheme="majorBidi" w:cstheme="majorBidi"/>
          <w:lang w:val="fr-FR"/>
        </w:rPr>
        <w:t>nous voulons</w:t>
      </w:r>
      <w:r w:rsidRPr="00697284">
        <w:rPr>
          <w:rFonts w:asciiTheme="majorBidi" w:hAnsiTheme="majorBidi" w:cstheme="majorBidi"/>
          <w:lang w:val="fr-FR"/>
        </w:rPr>
        <w:t>:</w:t>
      </w:r>
    </w:p>
    <w:p w:rsidR="0097058A" w:rsidRPr="00697284"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697284">
        <w:rPr>
          <w:rFonts w:asciiTheme="majorBidi" w:hAnsiTheme="majorBidi" w:cstheme="majorBidi"/>
          <w:color w:val="000000"/>
          <w:lang w:val="fr-FR"/>
        </w:rPr>
        <w:t>Identifier un client (nom, prénom, date de naissance, sexe), le contacter par téléphone, savoir</w:t>
      </w:r>
      <w:r w:rsidR="00697284" w:rsidRPr="00697284">
        <w:rPr>
          <w:rFonts w:asciiTheme="majorBidi" w:hAnsiTheme="majorBidi" w:cstheme="majorBidi"/>
          <w:color w:val="000000"/>
          <w:lang w:val="fr-FR"/>
        </w:rPr>
        <w:t xml:space="preserve"> toutes</w:t>
      </w:r>
      <w:r w:rsidRPr="00697284">
        <w:rPr>
          <w:rFonts w:asciiTheme="majorBidi" w:hAnsiTheme="majorBidi" w:cstheme="majorBidi"/>
          <w:color w:val="000000"/>
          <w:lang w:val="fr-FR"/>
        </w:rPr>
        <w:t xml:space="preserve"> les réservations faites par lui.</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697284">
        <w:rPr>
          <w:rFonts w:asciiTheme="majorBidi" w:hAnsiTheme="majorBidi" w:cstheme="majorBidi"/>
          <w:color w:val="000000"/>
          <w:lang w:val="fr-FR"/>
        </w:rPr>
        <w:t>Décrire une excursion par</w:t>
      </w:r>
      <w:r w:rsidRPr="0073749B">
        <w:rPr>
          <w:rFonts w:asciiTheme="majorBidi" w:hAnsiTheme="majorBidi" w:cstheme="majorBidi"/>
          <w:color w:val="000000"/>
          <w:lang w:val="fr-FR"/>
        </w:rPr>
        <w:t xml:space="preserve"> un nom, une date, l</w:t>
      </w:r>
      <w:r w:rsidR="00CB6DA0">
        <w:rPr>
          <w:rFonts w:asciiTheme="majorBidi" w:hAnsiTheme="majorBidi" w:cstheme="majorBidi"/>
          <w:color w:val="000000"/>
          <w:lang w:val="fr-FR"/>
        </w:rPr>
        <w:t>a</w:t>
      </w:r>
      <w:r w:rsidRPr="0073749B">
        <w:rPr>
          <w:rFonts w:asciiTheme="majorBidi" w:hAnsiTheme="majorBidi" w:cstheme="majorBidi"/>
          <w:color w:val="000000"/>
          <w:lang w:val="fr-FR"/>
        </w:rPr>
        <w:t xml:space="preserve"> ville de départ et </w:t>
      </w:r>
      <w:r w:rsidR="00CB6DA0">
        <w:rPr>
          <w:rFonts w:asciiTheme="majorBidi" w:hAnsiTheme="majorBidi" w:cstheme="majorBidi"/>
          <w:color w:val="000000"/>
          <w:lang w:val="fr-FR"/>
        </w:rPr>
        <w:t xml:space="preserve">la ville </w:t>
      </w:r>
      <w:r w:rsidRPr="0073749B">
        <w:rPr>
          <w:rFonts w:asciiTheme="majorBidi" w:hAnsiTheme="majorBidi" w:cstheme="majorBidi"/>
          <w:color w:val="000000"/>
          <w:lang w:val="fr-FR"/>
        </w:rPr>
        <w:t>d'arrivée, les villes d'escale (s’il y a lieu).</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73749B">
        <w:rPr>
          <w:rFonts w:asciiTheme="majorBidi" w:hAnsiTheme="majorBidi" w:cstheme="majorBidi"/>
          <w:color w:val="000000"/>
          <w:lang w:val="fr-FR"/>
        </w:rPr>
        <w:t>Connaître pour les employés de la société: nom, prénom, date d’embauche et téléphone mobile. Pour les chauffeurs, on voudra connaître en plus, le</w:t>
      </w:r>
      <w:r w:rsidR="00B5412F" w:rsidRPr="00B5412F">
        <w:rPr>
          <w:rFonts w:asciiTheme="majorBidi" w:hAnsiTheme="majorBidi" w:cstheme="majorBidi"/>
          <w:color w:val="000000"/>
          <w:lang w:val="fr-FR"/>
        </w:rPr>
        <w:t xml:space="preserve"> num</w:t>
      </w:r>
      <w:r w:rsidR="00B5412F">
        <w:rPr>
          <w:rFonts w:asciiTheme="majorBidi" w:hAnsiTheme="majorBidi" w:cstheme="majorBidi"/>
          <w:color w:val="000000"/>
          <w:lang w:val="fr-FR"/>
        </w:rPr>
        <w:t>éro du</w:t>
      </w:r>
      <w:r w:rsidRPr="0073749B">
        <w:rPr>
          <w:rFonts w:asciiTheme="majorBidi" w:hAnsiTheme="majorBidi" w:cstheme="majorBidi"/>
          <w:color w:val="000000"/>
          <w:lang w:val="fr-FR"/>
        </w:rPr>
        <w:t xml:space="preserve"> permis de conduire, le type d'autobus qu'ils conduisent et les accidents possibles dans lesquels ils ont été impliqués.</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73749B">
        <w:rPr>
          <w:rFonts w:asciiTheme="majorBidi" w:hAnsiTheme="majorBidi" w:cstheme="majorBidi"/>
          <w:color w:val="000000"/>
          <w:lang w:val="fr-FR"/>
        </w:rPr>
        <w:t>Avoir pour chaque autobus</w:t>
      </w:r>
      <w:r w:rsidR="00697284">
        <w:rPr>
          <w:rFonts w:asciiTheme="majorBidi" w:hAnsiTheme="majorBidi" w:cstheme="majorBidi"/>
          <w:color w:val="000000"/>
          <w:lang w:val="fr-FR"/>
        </w:rPr>
        <w:t>:</w:t>
      </w:r>
      <w:r w:rsidRPr="0073749B">
        <w:rPr>
          <w:rFonts w:asciiTheme="majorBidi" w:hAnsiTheme="majorBidi" w:cstheme="majorBidi"/>
          <w:color w:val="000000"/>
          <w:lang w:val="fr-FR"/>
        </w:rPr>
        <w:t> son numéro séquentiel dans l’entreprise, le nombre de places, son type et plusieurs éléments descriptifs: AC</w:t>
      </w:r>
      <w:r>
        <w:rPr>
          <w:rFonts w:asciiTheme="majorBidi" w:hAnsiTheme="majorBidi" w:cstheme="majorBidi"/>
          <w:color w:val="000000"/>
          <w:lang w:val="fr-FR"/>
        </w:rPr>
        <w:t>,</w:t>
      </w:r>
      <w:r w:rsidRPr="0073749B">
        <w:rPr>
          <w:rFonts w:asciiTheme="majorBidi" w:hAnsiTheme="majorBidi" w:cstheme="majorBidi"/>
          <w:color w:val="000000"/>
          <w:lang w:val="fr-FR"/>
        </w:rPr>
        <w:t xml:space="preserve"> écran DVD par place, frigo, etc. </w:t>
      </w:r>
    </w:p>
    <w:p w:rsidR="0097058A" w:rsidRPr="00697284" w:rsidRDefault="0097058A" w:rsidP="00C8741E">
      <w:pPr>
        <w:bidi/>
        <w:spacing w:before="120" w:line="276" w:lineRule="auto"/>
        <w:jc w:val="right"/>
        <w:rPr>
          <w:rFonts w:asciiTheme="majorBidi" w:eastAsia="Calibri" w:hAnsiTheme="majorBidi" w:cstheme="majorBidi"/>
          <w:b/>
          <w:bCs/>
          <w:color w:val="000000"/>
          <w:u w:val="single"/>
          <w:lang w:val="fr-FR"/>
        </w:rPr>
      </w:pPr>
      <w:r w:rsidRPr="00697284">
        <w:rPr>
          <w:rFonts w:asciiTheme="majorBidi" w:eastAsia="Calibri" w:hAnsiTheme="majorBidi" w:cstheme="majorBidi"/>
          <w:b/>
          <w:bCs/>
          <w:color w:val="000000"/>
          <w:u w:val="single"/>
          <w:lang w:val="fr-FR"/>
        </w:rPr>
        <w:t>Règles de gestion :</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697284">
        <w:rPr>
          <w:rFonts w:asciiTheme="majorBidi" w:hAnsiTheme="majorBidi" w:cstheme="majorBidi"/>
          <w:color w:val="000000"/>
          <w:lang w:val="fr-FR"/>
        </w:rPr>
        <w:t xml:space="preserve">Un autobus </w:t>
      </w:r>
      <w:r w:rsidR="00697284" w:rsidRPr="00697284">
        <w:rPr>
          <w:rFonts w:asciiTheme="majorBidi" w:hAnsiTheme="majorBidi" w:cstheme="majorBidi"/>
          <w:color w:val="000000"/>
          <w:lang w:val="fr-FR"/>
        </w:rPr>
        <w:t xml:space="preserve">possède </w:t>
      </w:r>
      <w:r w:rsidRPr="00697284">
        <w:rPr>
          <w:rFonts w:asciiTheme="majorBidi" w:hAnsiTheme="majorBidi" w:cstheme="majorBidi"/>
          <w:color w:val="000000"/>
          <w:lang w:val="fr-FR"/>
        </w:rPr>
        <w:t>un</w:t>
      </w:r>
      <w:r w:rsidRPr="0073749B">
        <w:rPr>
          <w:rFonts w:asciiTheme="majorBidi" w:hAnsiTheme="majorBidi" w:cstheme="majorBidi"/>
          <w:color w:val="000000"/>
          <w:lang w:val="fr-FR"/>
        </w:rPr>
        <w:t xml:space="preserve"> seul type : Van, Pullman, etc.</w:t>
      </w:r>
      <w:r>
        <w:rPr>
          <w:rFonts w:asciiTheme="majorBidi" w:hAnsiTheme="majorBidi" w:cstheme="majorBidi"/>
          <w:color w:val="000000"/>
          <w:lang w:val="fr-FR"/>
        </w:rPr>
        <w:t xml:space="preserve"> On a plusieurs </w:t>
      </w:r>
      <w:r w:rsidRPr="0073749B">
        <w:rPr>
          <w:rFonts w:asciiTheme="majorBidi" w:hAnsiTheme="majorBidi" w:cstheme="majorBidi"/>
          <w:color w:val="000000"/>
          <w:lang w:val="fr-FR"/>
        </w:rPr>
        <w:t>autobus</w:t>
      </w:r>
      <w:r>
        <w:rPr>
          <w:rFonts w:asciiTheme="majorBidi" w:hAnsiTheme="majorBidi" w:cstheme="majorBidi"/>
          <w:color w:val="000000"/>
          <w:lang w:val="fr-FR"/>
        </w:rPr>
        <w:t xml:space="preserve"> d’un </w:t>
      </w:r>
      <w:r w:rsidR="00CB6DA0">
        <w:rPr>
          <w:rFonts w:asciiTheme="majorBidi" w:hAnsiTheme="majorBidi" w:cstheme="majorBidi"/>
          <w:color w:val="000000"/>
          <w:lang w:val="fr-FR"/>
        </w:rPr>
        <w:t xml:space="preserve">même </w:t>
      </w:r>
      <w:r>
        <w:rPr>
          <w:rFonts w:asciiTheme="majorBidi" w:hAnsiTheme="majorBidi" w:cstheme="majorBidi"/>
          <w:color w:val="000000"/>
          <w:lang w:val="fr-FR"/>
        </w:rPr>
        <w:t>type.</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73749B">
        <w:rPr>
          <w:rFonts w:asciiTheme="majorBidi" w:hAnsiTheme="majorBidi" w:cstheme="majorBidi"/>
          <w:color w:val="000000"/>
          <w:lang w:val="fr-FR"/>
        </w:rPr>
        <w:t xml:space="preserve">Une réservation </w:t>
      </w:r>
      <w:r w:rsidR="00507824">
        <w:rPr>
          <w:rFonts w:asciiTheme="majorBidi" w:hAnsiTheme="majorBidi" w:cstheme="majorBidi"/>
          <w:color w:val="000000"/>
          <w:lang w:val="fr-FR"/>
        </w:rPr>
        <w:t>concerne</w:t>
      </w:r>
      <w:r w:rsidRPr="0073749B">
        <w:rPr>
          <w:rFonts w:asciiTheme="majorBidi" w:hAnsiTheme="majorBidi" w:cstheme="majorBidi"/>
          <w:color w:val="000000"/>
          <w:lang w:val="fr-FR"/>
        </w:rPr>
        <w:t xml:space="preserve"> un seul client</w:t>
      </w:r>
      <w:r>
        <w:rPr>
          <w:rFonts w:asciiTheme="majorBidi" w:hAnsiTheme="majorBidi" w:cstheme="majorBidi"/>
          <w:color w:val="000000"/>
          <w:lang w:val="fr-FR"/>
        </w:rPr>
        <w:t>.</w:t>
      </w:r>
      <w:r w:rsidRPr="0073749B">
        <w:rPr>
          <w:rFonts w:asciiTheme="majorBidi" w:hAnsiTheme="majorBidi" w:cstheme="majorBidi"/>
          <w:color w:val="000000"/>
          <w:lang w:val="fr-FR"/>
        </w:rPr>
        <w:t xml:space="preserve"> </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73749B">
        <w:rPr>
          <w:rFonts w:asciiTheme="majorBidi" w:hAnsiTheme="majorBidi" w:cstheme="majorBidi"/>
          <w:color w:val="000000"/>
          <w:lang w:val="fr-FR"/>
        </w:rPr>
        <w:t>Une réservation correspond à un seul voyage.</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73749B">
        <w:rPr>
          <w:rFonts w:asciiTheme="majorBidi" w:hAnsiTheme="majorBidi" w:cstheme="majorBidi"/>
          <w:color w:val="000000"/>
          <w:lang w:val="fr-FR"/>
        </w:rPr>
        <w:t xml:space="preserve">Une réservation est </w:t>
      </w:r>
      <w:r>
        <w:rPr>
          <w:rFonts w:asciiTheme="majorBidi" w:hAnsiTheme="majorBidi" w:cstheme="majorBidi"/>
          <w:color w:val="000000"/>
          <w:lang w:val="fr-FR"/>
        </w:rPr>
        <w:t>prise</w:t>
      </w:r>
      <w:r w:rsidRPr="0073749B">
        <w:rPr>
          <w:rFonts w:asciiTheme="majorBidi" w:hAnsiTheme="majorBidi" w:cstheme="majorBidi"/>
          <w:color w:val="000000"/>
          <w:lang w:val="fr-FR"/>
        </w:rPr>
        <w:t xml:space="preserve"> par un seul employé. Elle a une date, un montant (comme avance) et un nombre de personnes.</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73749B">
        <w:rPr>
          <w:rFonts w:asciiTheme="majorBidi" w:hAnsiTheme="majorBidi" w:cstheme="majorBidi"/>
          <w:color w:val="000000"/>
          <w:lang w:val="fr-FR"/>
        </w:rPr>
        <w:t>Une réservation peut être annulée 48 heures avant le départ. La date d’annulation doit être sauvegardée. L’annulation est faite par un employé qui n’est pas nécessairement celui qui a fait la réservation.</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73749B">
        <w:rPr>
          <w:rFonts w:asciiTheme="majorBidi" w:hAnsiTheme="majorBidi" w:cstheme="majorBidi"/>
          <w:color w:val="000000"/>
          <w:lang w:val="fr-FR"/>
        </w:rPr>
        <w:t>Une excursion peut ou non avoir plusieurs villes d'escale. Chaque ville escale a son rang durant le trajet.</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73749B">
        <w:rPr>
          <w:rFonts w:asciiTheme="majorBidi" w:hAnsiTheme="majorBidi" w:cstheme="majorBidi"/>
          <w:color w:val="000000"/>
          <w:lang w:val="fr-FR"/>
        </w:rPr>
        <w:t>Une excursion peut exiger plus d’un autobus. Chaque autobus, pour une excursion, exige une hôtesse et un chauffeur.</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lang w:val="fr-FR"/>
        </w:rPr>
      </w:pPr>
      <w:r w:rsidRPr="0073749B">
        <w:rPr>
          <w:rFonts w:asciiTheme="majorBidi" w:hAnsiTheme="majorBidi" w:cstheme="majorBidi"/>
          <w:color w:val="000000"/>
          <w:lang w:val="fr-FR"/>
        </w:rPr>
        <w:t>Une excursion peut être faite à n’importe quelle période de l’année. Le prix par personne d'une excursion dépend de la période de l’année. Une période a une date début et une date fin.</w:t>
      </w:r>
    </w:p>
    <w:p w:rsidR="00C8741E" w:rsidRDefault="00C8741E" w:rsidP="00D148B0">
      <w:pPr>
        <w:bidi/>
        <w:ind w:right="-709"/>
        <w:rPr>
          <w:rFonts w:cs="Arabic Transparent" w:hint="cs"/>
          <w:sz w:val="22"/>
          <w:szCs w:val="22"/>
          <w:rtl/>
          <w:lang w:bidi="ar-LB"/>
        </w:rPr>
      </w:pPr>
    </w:p>
    <w:p w:rsidR="00697284" w:rsidRPr="00C8741E" w:rsidRDefault="00697284" w:rsidP="00C8741E">
      <w:pPr>
        <w:bidi/>
        <w:ind w:right="-709"/>
        <w:rPr>
          <w:rFonts w:asciiTheme="majorBidi" w:hAnsiTheme="majorBidi" w:cstheme="majorBidi"/>
          <w:b/>
          <w:bCs/>
          <w:sz w:val="20"/>
          <w:szCs w:val="20"/>
        </w:rPr>
      </w:pPr>
      <w:r w:rsidRPr="00C8741E">
        <w:rPr>
          <w:rFonts w:asciiTheme="majorBidi" w:hAnsiTheme="majorBidi" w:cstheme="majorBidi"/>
          <w:b/>
          <w:bCs/>
          <w:sz w:val="20"/>
          <w:szCs w:val="20"/>
          <w:rtl/>
          <w:lang w:bidi="ar-LB"/>
        </w:rPr>
        <w:t>ا</w:t>
      </w:r>
      <w:r w:rsidRPr="00C8741E">
        <w:rPr>
          <w:rFonts w:asciiTheme="majorBidi" w:hAnsiTheme="majorBidi" w:cstheme="majorBidi"/>
          <w:b/>
          <w:bCs/>
          <w:sz w:val="20"/>
          <w:szCs w:val="20"/>
          <w:rtl/>
        </w:rPr>
        <w:t xml:space="preserve">لاختصاص والرمز </w:t>
      </w:r>
      <w:r w:rsidRPr="00C8741E">
        <w:rPr>
          <w:rFonts w:asciiTheme="majorBidi" w:hAnsiTheme="majorBidi" w:cstheme="majorBidi"/>
          <w:b/>
          <w:bCs/>
          <w:sz w:val="20"/>
          <w:szCs w:val="20"/>
        </w:rPr>
        <w:tab/>
      </w:r>
      <w:r w:rsidRPr="00C8741E">
        <w:rPr>
          <w:rFonts w:asciiTheme="majorBidi" w:hAnsiTheme="majorBidi" w:cstheme="majorBidi"/>
          <w:b/>
          <w:bCs/>
          <w:sz w:val="20"/>
          <w:szCs w:val="20"/>
          <w:rtl/>
        </w:rPr>
        <w:t>: المعلوماتية الادارية (23107)</w:t>
      </w:r>
    </w:p>
    <w:p w:rsidR="00697284" w:rsidRPr="00C8741E" w:rsidRDefault="00697284" w:rsidP="00C8741E">
      <w:pPr>
        <w:bidi/>
        <w:ind w:right="-709"/>
        <w:rPr>
          <w:rFonts w:asciiTheme="majorBidi" w:hAnsiTheme="majorBidi" w:cstheme="majorBidi"/>
          <w:b/>
          <w:bCs/>
          <w:sz w:val="20"/>
          <w:szCs w:val="20"/>
          <w:lang w:bidi="ar-LB"/>
        </w:rPr>
      </w:pPr>
      <w:r w:rsidRPr="00C8741E">
        <w:rPr>
          <w:rFonts w:asciiTheme="majorBidi" w:hAnsiTheme="majorBidi" w:cstheme="majorBidi"/>
          <w:b/>
          <w:bCs/>
          <w:sz w:val="20"/>
          <w:szCs w:val="20"/>
          <w:lang w:bidi="ar-LB"/>
        </w:rPr>
        <w:t xml:space="preserve"> </w:t>
      </w:r>
      <w:r w:rsidRPr="00C8741E">
        <w:rPr>
          <w:rFonts w:asciiTheme="majorBidi" w:hAnsiTheme="majorBidi" w:cstheme="majorBidi"/>
          <w:b/>
          <w:bCs/>
          <w:sz w:val="20"/>
          <w:szCs w:val="20"/>
          <w:rtl/>
          <w:lang w:bidi="ar-LB"/>
        </w:rPr>
        <w:t xml:space="preserve">المادة      </w:t>
      </w:r>
      <w:r w:rsidRPr="00C8741E">
        <w:rPr>
          <w:rFonts w:asciiTheme="majorBidi" w:hAnsiTheme="majorBidi" w:cstheme="majorBidi"/>
          <w:b/>
          <w:bCs/>
          <w:sz w:val="20"/>
          <w:szCs w:val="20"/>
          <w:lang w:bidi="ar-LB"/>
        </w:rPr>
        <w:tab/>
      </w:r>
      <w:r w:rsidRPr="00C8741E">
        <w:rPr>
          <w:rFonts w:asciiTheme="majorBidi" w:hAnsiTheme="majorBidi" w:cstheme="majorBidi"/>
          <w:b/>
          <w:bCs/>
          <w:sz w:val="20"/>
          <w:szCs w:val="20"/>
          <w:lang w:bidi="ar-LB"/>
        </w:rPr>
        <w:tab/>
      </w:r>
      <w:r w:rsidRPr="00C8741E">
        <w:rPr>
          <w:rFonts w:asciiTheme="majorBidi" w:hAnsiTheme="majorBidi" w:cstheme="majorBidi"/>
          <w:b/>
          <w:bCs/>
          <w:sz w:val="20"/>
          <w:szCs w:val="20"/>
          <w:rtl/>
          <w:lang w:bidi="ar-LB"/>
        </w:rPr>
        <w:t>: طرائق التحليل</w:t>
      </w:r>
      <w:r w:rsidRPr="00C8741E">
        <w:rPr>
          <w:rFonts w:asciiTheme="majorBidi" w:hAnsiTheme="majorBidi" w:cstheme="majorBidi"/>
          <w:b/>
          <w:bCs/>
          <w:sz w:val="20"/>
          <w:szCs w:val="20"/>
          <w:rtl/>
          <w:lang w:bidi="ar-LB"/>
        </w:rPr>
        <w:tab/>
      </w:r>
      <w:r w:rsidRPr="00C8741E">
        <w:rPr>
          <w:rFonts w:asciiTheme="majorBidi" w:hAnsiTheme="majorBidi" w:cstheme="majorBidi"/>
          <w:b/>
          <w:bCs/>
          <w:sz w:val="20"/>
          <w:szCs w:val="20"/>
          <w:rtl/>
          <w:lang w:bidi="ar-LB"/>
        </w:rPr>
        <w:tab/>
      </w:r>
      <w:r w:rsidRPr="00C8741E">
        <w:rPr>
          <w:rFonts w:asciiTheme="majorBidi" w:hAnsiTheme="majorBidi" w:cstheme="majorBidi"/>
          <w:sz w:val="20"/>
          <w:szCs w:val="20"/>
          <w:rtl/>
          <w:lang w:bidi="ar-LB"/>
        </w:rPr>
        <w:tab/>
      </w:r>
      <w:r w:rsidRPr="00C8741E">
        <w:rPr>
          <w:rFonts w:asciiTheme="majorBidi" w:hAnsiTheme="majorBidi" w:cstheme="majorBidi"/>
          <w:b/>
          <w:bCs/>
          <w:sz w:val="20"/>
          <w:szCs w:val="20"/>
          <w:rtl/>
          <w:lang w:bidi="ar-LB"/>
        </w:rPr>
        <w:tab/>
      </w:r>
    </w:p>
    <w:p w:rsidR="0097058A" w:rsidRDefault="00C8741E" w:rsidP="00C8741E">
      <w:pPr>
        <w:pStyle w:val="st2"/>
        <w:spacing w:before="120" w:beforeAutospacing="0" w:after="0" w:afterAutospacing="0"/>
        <w:ind w:left="0"/>
        <w:jc w:val="both"/>
        <w:rPr>
          <w:rFonts w:asciiTheme="majorBidi" w:hAnsiTheme="majorBidi" w:cstheme="majorBidi"/>
          <w:color w:val="auto"/>
          <w:u w:val="single"/>
          <w:lang w:val="fr-FR"/>
        </w:rPr>
      </w:pPr>
      <w:r>
        <w:rPr>
          <w:rFonts w:asciiTheme="majorBidi" w:hAnsiTheme="majorBidi" w:cstheme="majorBidi"/>
          <w:noProof/>
          <w:color w:val="auto"/>
          <w:u w:val="single"/>
        </w:rPr>
        <w:pict>
          <v:shapetype id="_x0000_t32" coordsize="21600,21600" o:spt="32" o:oned="t" path="m,l21600,21600e" filled="f">
            <v:path arrowok="t" fillok="f" o:connecttype="none"/>
            <o:lock v:ext="edit" shapetype="t"/>
          </v:shapetype>
          <v:shape id="_x0000_s1028" type="#_x0000_t32" style="position:absolute;left:0;text-align:left;margin-left:.05pt;margin-top:4.3pt;width:522.75pt;height:0;flip:x;z-index:251658240" o:connectortype="straight"/>
        </w:pict>
      </w:r>
      <w:r w:rsidR="0097058A" w:rsidRPr="00697284">
        <w:rPr>
          <w:rFonts w:asciiTheme="majorBidi" w:hAnsiTheme="majorBidi" w:cstheme="majorBidi"/>
          <w:color w:val="auto"/>
          <w:u w:val="single"/>
          <w:lang w:val="fr-FR"/>
        </w:rPr>
        <w:t>Travail à faire :</w:t>
      </w:r>
    </w:p>
    <w:p w:rsidR="00D148B0" w:rsidRDefault="00D148B0" w:rsidP="0097058A">
      <w:pPr>
        <w:pStyle w:val="st2"/>
        <w:spacing w:before="120" w:beforeAutospacing="0" w:after="0" w:afterAutospacing="0"/>
        <w:ind w:left="0"/>
        <w:jc w:val="both"/>
        <w:rPr>
          <w:rFonts w:asciiTheme="majorBidi" w:hAnsiTheme="majorBidi" w:cstheme="majorBidi"/>
          <w:color w:val="auto"/>
          <w:u w:val="single"/>
          <w:lang w:val="fr-FR"/>
        </w:rPr>
      </w:pPr>
    </w:p>
    <w:p w:rsidR="0097058A" w:rsidRPr="0073749B" w:rsidRDefault="0097058A" w:rsidP="0097058A">
      <w:pPr>
        <w:pStyle w:val="st3"/>
        <w:numPr>
          <w:ilvl w:val="0"/>
          <w:numId w:val="3"/>
        </w:numPr>
        <w:spacing w:before="0" w:beforeAutospacing="0" w:after="0" w:afterAutospacing="0"/>
        <w:jc w:val="both"/>
        <w:rPr>
          <w:rFonts w:asciiTheme="majorBidi" w:hAnsiTheme="majorBidi" w:cstheme="majorBidi"/>
          <w:lang w:val="fr-FR"/>
        </w:rPr>
      </w:pPr>
      <w:r w:rsidRPr="0073749B">
        <w:rPr>
          <w:rFonts w:asciiTheme="majorBidi" w:hAnsiTheme="majorBidi" w:cstheme="majorBidi"/>
          <w:lang w:val="fr-FR"/>
        </w:rPr>
        <w:t>Etablir l</w:t>
      </w:r>
      <w:r>
        <w:rPr>
          <w:rFonts w:asciiTheme="majorBidi" w:hAnsiTheme="majorBidi" w:cstheme="majorBidi"/>
          <w:lang w:val="fr-FR"/>
        </w:rPr>
        <w:t>a</w:t>
      </w:r>
      <w:r w:rsidRPr="0073749B">
        <w:rPr>
          <w:rFonts w:asciiTheme="majorBidi" w:hAnsiTheme="majorBidi" w:cstheme="majorBidi"/>
          <w:lang w:val="fr-FR"/>
        </w:rPr>
        <w:t xml:space="preserve"> </w:t>
      </w:r>
      <w:r>
        <w:rPr>
          <w:rFonts w:asciiTheme="majorBidi" w:hAnsiTheme="majorBidi" w:cstheme="majorBidi"/>
          <w:lang w:val="fr-FR"/>
        </w:rPr>
        <w:t xml:space="preserve">liste des </w:t>
      </w:r>
      <w:r w:rsidRPr="0073749B">
        <w:rPr>
          <w:rFonts w:asciiTheme="majorBidi" w:hAnsiTheme="majorBidi" w:cstheme="majorBidi"/>
          <w:lang w:val="fr-FR"/>
        </w:rPr>
        <w:t>attributs.</w:t>
      </w:r>
    </w:p>
    <w:p w:rsidR="00C34C90" w:rsidRPr="00D148B0" w:rsidRDefault="0097058A" w:rsidP="0097058A">
      <w:pPr>
        <w:pStyle w:val="st3"/>
        <w:numPr>
          <w:ilvl w:val="0"/>
          <w:numId w:val="3"/>
        </w:numPr>
        <w:spacing w:before="0" w:beforeAutospacing="0" w:after="0" w:afterAutospacing="0"/>
        <w:jc w:val="both"/>
        <w:rPr>
          <w:lang w:val="fr-FR"/>
        </w:rPr>
      </w:pPr>
      <w:r w:rsidRPr="00886EFF">
        <w:rPr>
          <w:rFonts w:asciiTheme="majorBidi" w:hAnsiTheme="majorBidi" w:cstheme="majorBidi"/>
          <w:lang w:val="fr-FR"/>
        </w:rPr>
        <w:t>Etablir le Modèle Conceptuel des Données (MCD) en précisant les entités (identifiant et propriétés), les relations et les cardinalités.</w:t>
      </w:r>
    </w:p>
    <w:p w:rsidR="00D148B0" w:rsidRDefault="00D148B0" w:rsidP="00D148B0">
      <w:pPr>
        <w:pStyle w:val="st3"/>
        <w:spacing w:before="0" w:beforeAutospacing="0" w:after="0" w:afterAutospacing="0"/>
        <w:ind w:left="360"/>
        <w:jc w:val="both"/>
        <w:rPr>
          <w:lang w:val="fr-FR"/>
        </w:rPr>
      </w:pPr>
    </w:p>
    <w:p w:rsidR="00FC6714" w:rsidRDefault="00FC6714" w:rsidP="00E6236D">
      <w:pPr>
        <w:spacing w:before="120"/>
        <w:rPr>
          <w:b/>
          <w:bCs/>
          <w:lang w:val="fr-FR" w:bidi="ar-LB"/>
        </w:rPr>
      </w:pPr>
      <w:r w:rsidRPr="00C92239">
        <w:rPr>
          <w:b/>
          <w:bCs/>
          <w:u w:val="single"/>
          <w:lang w:val="fr-FR" w:bidi="ar-LB"/>
        </w:rPr>
        <w:t xml:space="preserve">Exercice </w:t>
      </w:r>
      <w:r>
        <w:rPr>
          <w:b/>
          <w:bCs/>
          <w:u w:val="single"/>
          <w:lang w:val="fr-FR" w:bidi="ar-LB"/>
        </w:rPr>
        <w:t>3</w:t>
      </w:r>
      <w:r w:rsidRPr="00C92239">
        <w:rPr>
          <w:b/>
          <w:bCs/>
          <w:u w:val="single"/>
          <w:lang w:val="fr-FR" w:bidi="ar-LB"/>
        </w:rPr>
        <w:t>:</w:t>
      </w:r>
      <w:r w:rsidRPr="00C92239">
        <w:rPr>
          <w:b/>
          <w:bCs/>
          <w:lang w:val="fr-FR" w:bidi="ar-LB"/>
        </w:rPr>
        <w:t xml:space="preserve"> (</w:t>
      </w:r>
      <w:r w:rsidR="00E6236D">
        <w:rPr>
          <w:b/>
          <w:bCs/>
          <w:lang w:val="fr-FR" w:bidi="ar-LB"/>
        </w:rPr>
        <w:t>5</w:t>
      </w:r>
      <w:r w:rsidR="00CB6DA0" w:rsidRPr="00C92239">
        <w:rPr>
          <w:b/>
          <w:bCs/>
          <w:lang w:val="fr-FR" w:bidi="ar-LB"/>
        </w:rPr>
        <w:t xml:space="preserve"> </w:t>
      </w:r>
      <w:r w:rsidRPr="00C92239">
        <w:rPr>
          <w:b/>
          <w:bCs/>
          <w:lang w:val="fr-FR" w:bidi="ar-LB"/>
        </w:rPr>
        <w:t>pts)</w:t>
      </w:r>
    </w:p>
    <w:p w:rsidR="00D148B0" w:rsidRPr="00C92239" w:rsidRDefault="00D148B0" w:rsidP="00CB6DA0">
      <w:pPr>
        <w:spacing w:before="120"/>
        <w:rPr>
          <w:b/>
          <w:bCs/>
          <w:lang w:val="fr-FR" w:bidi="ar-LB"/>
        </w:rPr>
      </w:pPr>
    </w:p>
    <w:p w:rsidR="00FC6714" w:rsidRPr="00C92239" w:rsidRDefault="00FC6714" w:rsidP="00FC6714">
      <w:pPr>
        <w:spacing w:after="120"/>
        <w:rPr>
          <w:b/>
          <w:bCs/>
          <w:color w:val="000000"/>
          <w:lang w:val="fr-FR"/>
        </w:rPr>
      </w:pPr>
      <w:r w:rsidRPr="00C92239">
        <w:rPr>
          <w:b/>
          <w:bCs/>
          <w:color w:val="000000"/>
          <w:lang w:val="fr-FR"/>
        </w:rPr>
        <w:t>Transformer le MCD suivant en Modèle Logique des Données (MLD).</w:t>
      </w:r>
    </w:p>
    <w:p w:rsidR="00A70DCF" w:rsidRDefault="00CC05B5" w:rsidP="00CC05B5">
      <w:pPr>
        <w:jc w:val="center"/>
        <w:rPr>
          <w:lang w:val="fr-FR"/>
        </w:rPr>
      </w:pPr>
      <w:r>
        <w:rPr>
          <w:noProof/>
        </w:rPr>
        <w:drawing>
          <wp:inline distT="0" distB="0" distL="0" distR="0">
            <wp:extent cx="6501019" cy="3554233"/>
            <wp:effectExtent l="1905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6506139" cy="3557032"/>
                    </a:xfrm>
                    <a:prstGeom prst="rect">
                      <a:avLst/>
                    </a:prstGeom>
                    <a:noFill/>
                    <a:ln w="9525">
                      <a:noFill/>
                      <a:miter lim="800000"/>
                      <a:headEnd/>
                      <a:tailEnd/>
                    </a:ln>
                  </pic:spPr>
                </pic:pic>
              </a:graphicData>
            </a:graphic>
          </wp:inline>
        </w:drawing>
      </w:r>
    </w:p>
    <w:p w:rsidR="00D148B0" w:rsidRDefault="00D148B0" w:rsidP="006D43AA">
      <w:pPr>
        <w:rPr>
          <w:b/>
          <w:bCs/>
          <w:u w:val="single"/>
          <w:lang w:val="fr-FR" w:bidi="ar-LB"/>
        </w:rPr>
      </w:pPr>
    </w:p>
    <w:p w:rsidR="006D43AA" w:rsidRPr="00C92239" w:rsidRDefault="006D43AA" w:rsidP="006D43AA">
      <w:pPr>
        <w:rPr>
          <w:b/>
          <w:bCs/>
          <w:lang w:val="fr-FR" w:bidi="ar-LB"/>
        </w:rPr>
      </w:pPr>
      <w:r w:rsidRPr="00C92239">
        <w:rPr>
          <w:b/>
          <w:bCs/>
          <w:u w:val="single"/>
          <w:lang w:val="fr-FR" w:bidi="ar-LB"/>
        </w:rPr>
        <w:t xml:space="preserve">Exercice </w:t>
      </w:r>
      <w:r>
        <w:rPr>
          <w:b/>
          <w:bCs/>
          <w:u w:val="single"/>
          <w:lang w:val="fr-FR" w:bidi="ar-LB"/>
        </w:rPr>
        <w:t>4</w:t>
      </w:r>
      <w:r w:rsidRPr="00C92239">
        <w:rPr>
          <w:b/>
          <w:bCs/>
          <w:u w:val="single"/>
          <w:lang w:val="fr-FR" w:bidi="ar-LB"/>
        </w:rPr>
        <w:t>:</w:t>
      </w:r>
      <w:r w:rsidRPr="00C92239">
        <w:rPr>
          <w:b/>
          <w:bCs/>
          <w:lang w:val="fr-FR" w:bidi="ar-LB"/>
        </w:rPr>
        <w:t xml:space="preserve"> (</w:t>
      </w:r>
      <w:r>
        <w:rPr>
          <w:b/>
          <w:bCs/>
          <w:lang w:val="fr-FR" w:bidi="ar-LB"/>
        </w:rPr>
        <w:t>5</w:t>
      </w:r>
      <w:r w:rsidRPr="00C92239">
        <w:rPr>
          <w:b/>
          <w:bCs/>
          <w:lang w:val="fr-FR" w:bidi="ar-LB"/>
        </w:rPr>
        <w:t xml:space="preserve"> pts)</w:t>
      </w:r>
    </w:p>
    <w:p w:rsidR="00D148B0" w:rsidRDefault="00D148B0" w:rsidP="003E29F2">
      <w:pPr>
        <w:rPr>
          <w:rFonts w:asciiTheme="majorBidi" w:hAnsiTheme="majorBidi" w:cstheme="majorBidi"/>
          <w:b/>
          <w:bCs/>
          <w:lang w:val="fr-FR"/>
        </w:rPr>
      </w:pPr>
    </w:p>
    <w:p w:rsidR="005F78D8" w:rsidRDefault="005F78D8" w:rsidP="003E29F2">
      <w:pPr>
        <w:rPr>
          <w:rFonts w:asciiTheme="majorBidi" w:hAnsiTheme="majorBidi" w:cstheme="majorBidi"/>
          <w:b/>
          <w:bCs/>
          <w:lang w:val="fr-FR"/>
        </w:rPr>
      </w:pPr>
      <w:r w:rsidRPr="005F78D8">
        <w:rPr>
          <w:rFonts w:asciiTheme="majorBidi" w:hAnsiTheme="majorBidi" w:cstheme="majorBidi"/>
          <w:b/>
          <w:bCs/>
          <w:lang w:val="fr-FR"/>
        </w:rPr>
        <w:t>Dresser</w:t>
      </w:r>
      <w:r>
        <w:rPr>
          <w:lang w:val="fr-FR"/>
        </w:rPr>
        <w:t xml:space="preserve"> </w:t>
      </w:r>
      <w:r w:rsidRPr="00C958F3">
        <w:rPr>
          <w:rFonts w:asciiTheme="majorBidi" w:hAnsiTheme="majorBidi" w:cstheme="majorBidi"/>
          <w:b/>
          <w:bCs/>
          <w:lang w:val="fr-FR"/>
        </w:rPr>
        <w:t>le Modèle Conceptuel de Traitement (MCT) du cas suivant dans un garage.</w:t>
      </w:r>
    </w:p>
    <w:p w:rsidR="00D148B0" w:rsidRPr="00C958F3" w:rsidRDefault="00D148B0" w:rsidP="003E29F2">
      <w:pPr>
        <w:rPr>
          <w:rFonts w:asciiTheme="majorBidi" w:hAnsiTheme="majorBidi" w:cstheme="majorBidi"/>
          <w:b/>
          <w:bCs/>
          <w:lang w:val="fr-FR"/>
        </w:rPr>
      </w:pPr>
    </w:p>
    <w:p w:rsidR="005F78D8" w:rsidRPr="00C958F3" w:rsidRDefault="005F78D8" w:rsidP="00C8741E">
      <w:pPr>
        <w:autoSpaceDE w:val="0"/>
        <w:autoSpaceDN w:val="0"/>
        <w:adjustRightInd w:val="0"/>
        <w:spacing w:before="120" w:line="276" w:lineRule="auto"/>
        <w:jc w:val="center"/>
        <w:rPr>
          <w:rFonts w:asciiTheme="majorBidi" w:hAnsiTheme="majorBidi" w:cstheme="majorBidi"/>
          <w:b/>
          <w:bCs/>
          <w:lang w:val="fr-FR"/>
        </w:rPr>
      </w:pPr>
      <w:r w:rsidRPr="00C958F3">
        <w:rPr>
          <w:rFonts w:asciiTheme="majorBidi" w:hAnsiTheme="majorBidi" w:cstheme="majorBidi"/>
          <w:b/>
          <w:bCs/>
          <w:lang w:val="fr-FR"/>
        </w:rPr>
        <w:t>Réparation automobile</w:t>
      </w:r>
    </w:p>
    <w:p w:rsidR="005F78D8" w:rsidRPr="00C958F3" w:rsidRDefault="005F78D8" w:rsidP="00C8741E">
      <w:pPr>
        <w:spacing w:line="276" w:lineRule="auto"/>
        <w:jc w:val="both"/>
        <w:rPr>
          <w:rFonts w:asciiTheme="majorBidi" w:hAnsiTheme="majorBidi" w:cstheme="majorBidi"/>
          <w:lang w:val="fr-FR"/>
        </w:rPr>
      </w:pPr>
      <w:r w:rsidRPr="00C958F3">
        <w:rPr>
          <w:rFonts w:asciiTheme="majorBidi" w:hAnsiTheme="majorBidi" w:cstheme="majorBidi"/>
          <w:lang w:val="fr-FR"/>
        </w:rPr>
        <w:t xml:space="preserve">Le client prend un </w:t>
      </w:r>
      <w:r>
        <w:rPr>
          <w:rFonts w:asciiTheme="majorBidi" w:hAnsiTheme="majorBidi" w:cstheme="majorBidi"/>
          <w:lang w:val="fr-FR"/>
        </w:rPr>
        <w:t>rendez-vous</w:t>
      </w:r>
      <w:r w:rsidRPr="00C958F3">
        <w:rPr>
          <w:rFonts w:asciiTheme="majorBidi" w:hAnsiTheme="majorBidi" w:cstheme="majorBidi"/>
          <w:lang w:val="fr-FR"/>
        </w:rPr>
        <w:t xml:space="preserve"> pour la réparation</w:t>
      </w:r>
      <w:r>
        <w:rPr>
          <w:rFonts w:asciiTheme="majorBidi" w:hAnsiTheme="majorBidi" w:cstheme="majorBidi"/>
          <w:lang w:val="fr-FR"/>
        </w:rPr>
        <w:t xml:space="preserve"> de son véhicule</w:t>
      </w:r>
      <w:r w:rsidRPr="00C958F3">
        <w:rPr>
          <w:rFonts w:asciiTheme="majorBidi" w:hAnsiTheme="majorBidi" w:cstheme="majorBidi"/>
          <w:lang w:val="fr-FR"/>
        </w:rPr>
        <w:t>.</w:t>
      </w:r>
    </w:p>
    <w:p w:rsidR="005F78D8" w:rsidRPr="00C958F3" w:rsidRDefault="005F78D8" w:rsidP="00C8741E">
      <w:pPr>
        <w:spacing w:line="276" w:lineRule="auto"/>
        <w:jc w:val="both"/>
        <w:rPr>
          <w:rFonts w:asciiTheme="majorBidi" w:hAnsiTheme="majorBidi" w:cstheme="majorBidi"/>
          <w:lang w:val="fr-FR"/>
        </w:rPr>
      </w:pPr>
      <w:r w:rsidRPr="00C958F3">
        <w:rPr>
          <w:rFonts w:asciiTheme="majorBidi" w:hAnsiTheme="majorBidi" w:cstheme="majorBidi"/>
          <w:lang w:val="fr-FR"/>
        </w:rPr>
        <w:t xml:space="preserve">Le jour convenu, le client se présente à la réception du garage et indique au chef d’atelier les révisions et </w:t>
      </w:r>
      <w:r w:rsidR="00D148B0">
        <w:rPr>
          <w:rFonts w:asciiTheme="majorBidi" w:hAnsiTheme="majorBidi" w:cstheme="majorBidi"/>
          <w:lang w:val="fr-FR"/>
        </w:rPr>
        <w:t xml:space="preserve">les </w:t>
      </w:r>
      <w:r w:rsidRPr="00C958F3">
        <w:rPr>
          <w:rFonts w:asciiTheme="majorBidi" w:hAnsiTheme="majorBidi" w:cstheme="majorBidi"/>
          <w:lang w:val="fr-FR"/>
        </w:rPr>
        <w:t>réparations à effectuer. Le chef d’atelier les note sur une fiche de travail.</w:t>
      </w:r>
    </w:p>
    <w:p w:rsidR="005F78D8" w:rsidRPr="00C958F3" w:rsidRDefault="005F78D8" w:rsidP="00C8741E">
      <w:pPr>
        <w:spacing w:line="276" w:lineRule="auto"/>
        <w:jc w:val="both"/>
        <w:rPr>
          <w:rFonts w:asciiTheme="majorBidi" w:hAnsiTheme="majorBidi" w:cstheme="majorBidi"/>
          <w:lang w:val="fr-FR"/>
        </w:rPr>
      </w:pPr>
      <w:r w:rsidRPr="00C958F3">
        <w:rPr>
          <w:rFonts w:asciiTheme="majorBidi" w:hAnsiTheme="majorBidi" w:cstheme="majorBidi"/>
          <w:lang w:val="fr-FR"/>
        </w:rPr>
        <w:t>Le véhicule est pris en charge par un mécanicien. S’il détecte des réparations non prévues, le chef d’atelier contacte le client par téléphone et demande son accord sur le complément de réparation. Si le client refuse, seuls les travaux initialement prévus seront effectués.</w:t>
      </w:r>
    </w:p>
    <w:p w:rsidR="005F78D8" w:rsidRPr="00C958F3" w:rsidRDefault="005F78D8" w:rsidP="00C8741E">
      <w:pPr>
        <w:spacing w:line="276" w:lineRule="auto"/>
        <w:jc w:val="both"/>
        <w:rPr>
          <w:rFonts w:asciiTheme="majorBidi" w:hAnsiTheme="majorBidi" w:cstheme="majorBidi"/>
          <w:lang w:val="fr-FR"/>
        </w:rPr>
      </w:pPr>
      <w:r w:rsidRPr="00C958F3">
        <w:rPr>
          <w:rFonts w:asciiTheme="majorBidi" w:hAnsiTheme="majorBidi" w:cstheme="majorBidi"/>
          <w:lang w:val="fr-FR"/>
        </w:rPr>
        <w:t>Le mécanicien rédige un bon de sortie des pièces nécessaires du « stock des pièces de rechange ». Il effectue les réparations et note sur la fiche de travail le nombre d’heures passées</w:t>
      </w:r>
      <w:r>
        <w:rPr>
          <w:rFonts w:asciiTheme="majorBidi" w:hAnsiTheme="majorBidi" w:cstheme="majorBidi"/>
          <w:lang w:val="fr-FR"/>
        </w:rPr>
        <w:t xml:space="preserve"> pour la réparation</w:t>
      </w:r>
      <w:r w:rsidRPr="00C958F3">
        <w:rPr>
          <w:rFonts w:asciiTheme="majorBidi" w:hAnsiTheme="majorBidi" w:cstheme="majorBidi"/>
          <w:lang w:val="fr-FR"/>
        </w:rPr>
        <w:t>.</w:t>
      </w:r>
    </w:p>
    <w:p w:rsidR="005F78D8" w:rsidRPr="00C958F3" w:rsidRDefault="005F78D8" w:rsidP="00C8741E">
      <w:pPr>
        <w:spacing w:line="276" w:lineRule="auto"/>
        <w:jc w:val="both"/>
        <w:rPr>
          <w:rFonts w:asciiTheme="majorBidi" w:hAnsiTheme="majorBidi" w:cstheme="majorBidi"/>
          <w:lang w:val="fr-FR"/>
        </w:rPr>
      </w:pPr>
      <w:r w:rsidRPr="00C958F3">
        <w:rPr>
          <w:rFonts w:asciiTheme="majorBidi" w:hAnsiTheme="majorBidi" w:cstheme="majorBidi"/>
          <w:lang w:val="fr-FR"/>
        </w:rPr>
        <w:t xml:space="preserve">Le bon de sortie des pièces de rechange et la fiche de travail sont transmis au service </w:t>
      </w:r>
      <w:r w:rsidR="00D148B0">
        <w:rPr>
          <w:rFonts w:asciiTheme="majorBidi" w:hAnsiTheme="majorBidi" w:cstheme="majorBidi"/>
          <w:lang w:val="fr-FR"/>
        </w:rPr>
        <w:t xml:space="preserve">de </w:t>
      </w:r>
      <w:r w:rsidRPr="00C958F3">
        <w:rPr>
          <w:rFonts w:asciiTheme="majorBidi" w:hAnsiTheme="majorBidi" w:cstheme="majorBidi"/>
          <w:lang w:val="fr-FR"/>
        </w:rPr>
        <w:t>facturation qui établit la facture.</w:t>
      </w:r>
    </w:p>
    <w:p w:rsidR="005F78D8" w:rsidRDefault="005F78D8" w:rsidP="00C8741E">
      <w:pPr>
        <w:spacing w:line="276" w:lineRule="auto"/>
        <w:jc w:val="both"/>
        <w:rPr>
          <w:rFonts w:asciiTheme="majorBidi" w:hAnsiTheme="majorBidi" w:cstheme="majorBidi"/>
          <w:lang w:val="fr-FR"/>
        </w:rPr>
      </w:pPr>
      <w:r w:rsidRPr="00C958F3">
        <w:rPr>
          <w:rFonts w:asciiTheme="majorBidi" w:hAnsiTheme="majorBidi" w:cstheme="majorBidi"/>
          <w:lang w:val="fr-FR"/>
        </w:rPr>
        <w:t xml:space="preserve">Quand le client vient récupérer </w:t>
      </w:r>
      <w:r>
        <w:rPr>
          <w:rFonts w:asciiTheme="majorBidi" w:hAnsiTheme="majorBidi" w:cstheme="majorBidi"/>
          <w:lang w:val="fr-FR"/>
        </w:rPr>
        <w:t>son véhicule</w:t>
      </w:r>
      <w:r w:rsidRPr="00C958F3">
        <w:rPr>
          <w:rFonts w:asciiTheme="majorBidi" w:hAnsiTheme="majorBidi" w:cstheme="majorBidi"/>
          <w:lang w:val="fr-FR"/>
        </w:rPr>
        <w:t>, le caissier lui remet la facture et encaisse le paiement. La voiture est alors rendue au client.</w:t>
      </w:r>
    </w:p>
    <w:p w:rsidR="005F78D8" w:rsidRDefault="005F78D8" w:rsidP="005F78D8">
      <w:pPr>
        <w:jc w:val="both"/>
        <w:rPr>
          <w:rFonts w:asciiTheme="majorBidi" w:hAnsiTheme="majorBidi" w:cstheme="majorBidi"/>
          <w:lang w:val="fr-FR"/>
        </w:rPr>
      </w:pPr>
    </w:p>
    <w:p w:rsidR="008A155A" w:rsidRPr="005F78D8" w:rsidRDefault="00C8741E" w:rsidP="005F78D8">
      <w:pPr>
        <w:jc w:val="both"/>
        <w:rPr>
          <w:rFonts w:asciiTheme="majorBidi" w:hAnsiTheme="majorBidi" w:cstheme="majorBidi"/>
          <w:lang w:val="fr-FR"/>
        </w:rPr>
      </w:pPr>
      <w:r>
        <w:rPr>
          <w:rFonts w:asciiTheme="majorBidi" w:hAnsiTheme="majorBidi" w:cstheme="majorBidi"/>
          <w:noProof/>
        </w:rPr>
        <w:pict>
          <v:shape id="_x0000_s1031" type="#_x0000_t32" style="position:absolute;left:0;text-align:left;margin-left:13.8pt;margin-top:1.1pt;width:480.85pt;height:0;z-index:251659264" o:connectortype="straight"/>
        </w:pict>
      </w:r>
      <w:r w:rsidR="008A155A" w:rsidRPr="005F78D8">
        <w:rPr>
          <w:rFonts w:asciiTheme="majorBidi" w:hAnsiTheme="majorBidi" w:cstheme="majorBidi"/>
          <w:lang w:val="fr-FR"/>
        </w:rPr>
        <w:br w:type="page"/>
      </w:r>
    </w:p>
    <w:tbl>
      <w:tblPr>
        <w:tblStyle w:val="TableGrid"/>
        <w:bidiVisual/>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4413"/>
        <w:gridCol w:w="2694"/>
      </w:tblGrid>
      <w:tr w:rsidR="00C8741E" w:rsidRPr="00C8741E" w:rsidTr="005578D9">
        <w:tc>
          <w:tcPr>
            <w:tcW w:w="3192" w:type="dxa"/>
          </w:tcPr>
          <w:p w:rsidR="00C8741E" w:rsidRPr="00C8741E" w:rsidRDefault="00C8741E" w:rsidP="005578D9">
            <w:pPr>
              <w:bidi/>
              <w:ind w:left="14"/>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lastRenderedPageBreak/>
              <w:t>الجمهورية اللبنانية</w:t>
            </w:r>
          </w:p>
        </w:tc>
        <w:tc>
          <w:tcPr>
            <w:tcW w:w="4413" w:type="dxa"/>
          </w:tcPr>
          <w:p w:rsidR="00C8741E" w:rsidRPr="00C8741E" w:rsidRDefault="00C8741E" w:rsidP="005578D9">
            <w:pPr>
              <w:bidi/>
              <w:rPr>
                <w:rFonts w:asciiTheme="majorBidi" w:hAnsiTheme="majorBidi" w:cstheme="majorBidi"/>
                <w:b/>
                <w:bCs/>
                <w:sz w:val="20"/>
                <w:szCs w:val="20"/>
                <w:rtl/>
                <w:lang w:val="fr-FR"/>
              </w:rPr>
            </w:pPr>
          </w:p>
        </w:tc>
        <w:tc>
          <w:tcPr>
            <w:tcW w:w="2694" w:type="dxa"/>
          </w:tcPr>
          <w:p w:rsidR="00C8741E" w:rsidRPr="00C8741E" w:rsidRDefault="00C8741E" w:rsidP="005578D9">
            <w:pPr>
              <w:bidi/>
              <w:rPr>
                <w:rFonts w:asciiTheme="majorBidi" w:hAnsiTheme="majorBidi" w:cstheme="majorBidi"/>
                <w:b/>
                <w:bCs/>
                <w:sz w:val="20"/>
                <w:szCs w:val="20"/>
                <w:rtl/>
                <w:lang w:val="fr-FR"/>
              </w:rPr>
            </w:pPr>
          </w:p>
        </w:tc>
      </w:tr>
      <w:tr w:rsidR="00C8741E" w:rsidRPr="00C8741E" w:rsidTr="005578D9">
        <w:tc>
          <w:tcPr>
            <w:tcW w:w="3192" w:type="dxa"/>
          </w:tcPr>
          <w:p w:rsidR="00C8741E" w:rsidRPr="00C8741E" w:rsidRDefault="00C8741E" w:rsidP="005578D9">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وزارة التربية والتعليم العالي</w:t>
            </w:r>
          </w:p>
        </w:tc>
        <w:tc>
          <w:tcPr>
            <w:tcW w:w="4413" w:type="dxa"/>
          </w:tcPr>
          <w:p w:rsidR="00C8741E" w:rsidRPr="00C8741E" w:rsidRDefault="00C8741E" w:rsidP="005578D9">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الامتحانات الرسمية لشهادة الامتياز الفني</w:t>
            </w:r>
          </w:p>
        </w:tc>
        <w:tc>
          <w:tcPr>
            <w:tcW w:w="2694" w:type="dxa"/>
          </w:tcPr>
          <w:p w:rsidR="00C8741E" w:rsidRPr="00C8741E" w:rsidRDefault="00C8741E" w:rsidP="005578D9">
            <w:pPr>
              <w:bidi/>
              <w:rPr>
                <w:rFonts w:asciiTheme="majorBidi" w:hAnsiTheme="majorBidi" w:cstheme="majorBidi"/>
                <w:b/>
                <w:bCs/>
                <w:sz w:val="20"/>
                <w:szCs w:val="20"/>
                <w:rtl/>
                <w:lang w:val="fr-FR"/>
              </w:rPr>
            </w:pPr>
            <w:r w:rsidRPr="00C8741E">
              <w:rPr>
                <w:rFonts w:asciiTheme="majorBidi" w:hAnsiTheme="majorBidi" w:cstheme="majorBidi"/>
                <w:b/>
                <w:bCs/>
                <w:sz w:val="20"/>
                <w:szCs w:val="20"/>
                <w:rtl/>
                <w:lang w:bidi="ar-LB"/>
              </w:rPr>
              <w:t>الاسم والشهرة:--------------------</w:t>
            </w:r>
          </w:p>
        </w:tc>
      </w:tr>
      <w:tr w:rsidR="00C8741E" w:rsidRPr="00C8741E" w:rsidTr="005578D9">
        <w:tc>
          <w:tcPr>
            <w:tcW w:w="3192" w:type="dxa"/>
          </w:tcPr>
          <w:p w:rsidR="00C8741E" w:rsidRPr="00C8741E" w:rsidRDefault="00C8741E" w:rsidP="005578D9">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المديرية العامة للتعليم المهني والتقني</w:t>
            </w:r>
            <w:r w:rsidRPr="00C8741E">
              <w:rPr>
                <w:rFonts w:asciiTheme="majorBidi" w:hAnsiTheme="majorBidi" w:cstheme="majorBidi"/>
                <w:b/>
                <w:bCs/>
                <w:sz w:val="20"/>
                <w:szCs w:val="20"/>
                <w:lang w:val="fr-FR"/>
              </w:rPr>
              <w:t xml:space="preserve">   </w:t>
            </w:r>
            <w:r w:rsidRPr="00C8741E">
              <w:rPr>
                <w:rFonts w:asciiTheme="majorBidi" w:hAnsiTheme="majorBidi" w:cstheme="majorBidi"/>
                <w:b/>
                <w:bCs/>
                <w:sz w:val="20"/>
                <w:szCs w:val="20"/>
                <w:rtl/>
                <w:lang w:val="fr-FR"/>
              </w:rPr>
              <w:t xml:space="preserve">     ===============</w:t>
            </w:r>
          </w:p>
        </w:tc>
        <w:tc>
          <w:tcPr>
            <w:tcW w:w="4413" w:type="dxa"/>
          </w:tcPr>
          <w:p w:rsidR="00C8741E" w:rsidRPr="00C8741E" w:rsidRDefault="00C8741E" w:rsidP="005578D9">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 xml:space="preserve">دورة عام  </w:t>
            </w:r>
            <w:r w:rsidRPr="00C8741E">
              <w:rPr>
                <w:rFonts w:asciiTheme="majorBidi" w:hAnsiTheme="majorBidi" w:cstheme="majorBidi"/>
                <w:b/>
                <w:bCs/>
                <w:sz w:val="20"/>
                <w:szCs w:val="20"/>
                <w:rtl/>
                <w:lang w:bidi="ar-LB"/>
              </w:rPr>
              <w:t>2016 الثانية</w:t>
            </w:r>
          </w:p>
        </w:tc>
        <w:tc>
          <w:tcPr>
            <w:tcW w:w="2694" w:type="dxa"/>
          </w:tcPr>
          <w:p w:rsidR="00C8741E" w:rsidRPr="00C8741E" w:rsidRDefault="00C8741E" w:rsidP="005578D9">
            <w:pPr>
              <w:bidi/>
              <w:rPr>
                <w:rFonts w:asciiTheme="majorBidi" w:hAnsiTheme="majorBidi" w:cstheme="majorBidi"/>
                <w:b/>
                <w:bCs/>
                <w:sz w:val="20"/>
                <w:szCs w:val="20"/>
                <w:rtl/>
                <w:lang w:bidi="ar-LB"/>
              </w:rPr>
            </w:pPr>
            <w:r w:rsidRPr="00C8741E">
              <w:rPr>
                <w:rFonts w:asciiTheme="majorBidi" w:hAnsiTheme="majorBidi" w:cstheme="majorBidi"/>
                <w:b/>
                <w:bCs/>
                <w:sz w:val="20"/>
                <w:szCs w:val="20"/>
                <w:rtl/>
                <w:lang w:bidi="ar-LB"/>
              </w:rPr>
              <w:t xml:space="preserve">رقم المرشح </w:t>
            </w:r>
            <w:r w:rsidRPr="00C8741E">
              <w:rPr>
                <w:rFonts w:asciiTheme="majorBidi" w:hAnsiTheme="majorBidi" w:cstheme="majorBidi"/>
                <w:b/>
                <w:bCs/>
                <w:sz w:val="20"/>
                <w:szCs w:val="20"/>
                <w:lang w:bidi="ar-LB"/>
              </w:rPr>
              <w:t xml:space="preserve">   </w:t>
            </w:r>
            <w:r w:rsidRPr="00C8741E">
              <w:rPr>
                <w:rFonts w:asciiTheme="majorBidi" w:hAnsiTheme="majorBidi" w:cstheme="majorBidi"/>
                <w:b/>
                <w:bCs/>
                <w:sz w:val="20"/>
                <w:szCs w:val="20"/>
                <w:rtl/>
                <w:lang w:bidi="ar-LB"/>
              </w:rPr>
              <w:t>:--------------------</w:t>
            </w:r>
          </w:p>
          <w:p w:rsidR="00C8741E" w:rsidRPr="00C8741E" w:rsidRDefault="00C8741E" w:rsidP="005578D9">
            <w:pPr>
              <w:bidi/>
              <w:rPr>
                <w:rFonts w:asciiTheme="majorBidi" w:hAnsiTheme="majorBidi" w:cstheme="majorBidi"/>
                <w:b/>
                <w:bCs/>
                <w:sz w:val="20"/>
                <w:szCs w:val="20"/>
                <w:rtl/>
                <w:lang w:val="fr-FR"/>
              </w:rPr>
            </w:pPr>
          </w:p>
        </w:tc>
      </w:tr>
    </w:tbl>
    <w:p w:rsidR="00C8741E" w:rsidRPr="00C8741E" w:rsidRDefault="00C8741E" w:rsidP="00C8741E">
      <w:pPr>
        <w:bidi/>
        <w:ind w:left="14" w:right="-709"/>
        <w:rPr>
          <w:rFonts w:asciiTheme="majorBidi" w:hAnsiTheme="majorBidi" w:cstheme="majorBidi"/>
          <w:sz w:val="20"/>
          <w:szCs w:val="20"/>
          <w:lang w:val="fr-FR"/>
        </w:rPr>
      </w:pPr>
      <w:r w:rsidRPr="00C8741E">
        <w:rPr>
          <w:rFonts w:asciiTheme="majorBidi" w:hAnsiTheme="majorBidi" w:cstheme="majorBidi"/>
          <w:b/>
          <w:bCs/>
          <w:sz w:val="20"/>
          <w:szCs w:val="20"/>
          <w:rtl/>
          <w:lang w:val="fr-FR" w:bidi="ar-LB"/>
        </w:rPr>
        <w:t>ا</w:t>
      </w:r>
      <w:r w:rsidRPr="00C8741E">
        <w:rPr>
          <w:rFonts w:asciiTheme="majorBidi" w:hAnsiTheme="majorBidi" w:cstheme="majorBidi"/>
          <w:b/>
          <w:bCs/>
          <w:sz w:val="20"/>
          <w:szCs w:val="20"/>
          <w:rtl/>
          <w:lang w:val="fr-FR"/>
        </w:rPr>
        <w:t xml:space="preserve">لاختصاص والرمز </w:t>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المعلوماتية الادارية (23107)</w:t>
      </w:r>
    </w:p>
    <w:p w:rsidR="00C8741E" w:rsidRPr="00C8741E" w:rsidRDefault="00C8741E" w:rsidP="00C8741E">
      <w:pPr>
        <w:bidi/>
        <w:ind w:left="14" w:right="-709"/>
        <w:rPr>
          <w:rFonts w:asciiTheme="majorBidi" w:hAnsiTheme="majorBidi" w:cstheme="majorBidi"/>
          <w:sz w:val="20"/>
          <w:szCs w:val="20"/>
          <w:rtl/>
          <w:lang w:val="fr-FR" w:bidi="ar-LB"/>
        </w:rPr>
      </w:pPr>
      <w:r w:rsidRPr="00C8741E">
        <w:rPr>
          <w:rFonts w:asciiTheme="majorBidi" w:hAnsiTheme="majorBidi" w:cstheme="majorBidi"/>
          <w:sz w:val="20"/>
          <w:szCs w:val="20"/>
          <w:lang w:val="fr-FR"/>
        </w:rPr>
        <w:t xml:space="preserve"> </w:t>
      </w:r>
      <w:r w:rsidRPr="00C8741E">
        <w:rPr>
          <w:rFonts w:asciiTheme="majorBidi" w:hAnsiTheme="majorBidi" w:cstheme="majorBidi"/>
          <w:b/>
          <w:bCs/>
          <w:sz w:val="20"/>
          <w:szCs w:val="20"/>
          <w:rtl/>
          <w:lang w:val="fr-FR" w:bidi="ar-LB"/>
        </w:rPr>
        <w:t>ا</w:t>
      </w:r>
      <w:r w:rsidRPr="00C8741E">
        <w:rPr>
          <w:rFonts w:asciiTheme="majorBidi" w:hAnsiTheme="majorBidi" w:cstheme="majorBidi"/>
          <w:b/>
          <w:bCs/>
          <w:sz w:val="20"/>
          <w:szCs w:val="20"/>
          <w:rtl/>
          <w:lang w:val="fr-FR"/>
        </w:rPr>
        <w:t xml:space="preserve">لمادة        </w:t>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w:t>
      </w:r>
      <w:r w:rsidRPr="00C8741E">
        <w:rPr>
          <w:rFonts w:asciiTheme="majorBidi" w:hAnsiTheme="majorBidi" w:cstheme="majorBidi"/>
          <w:sz w:val="20"/>
          <w:szCs w:val="20"/>
          <w:rtl/>
          <w:lang w:bidi="ar-LB"/>
        </w:rPr>
        <w:t>طرائق التحليل</w:t>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b/>
          <w:bCs/>
          <w:sz w:val="20"/>
          <w:szCs w:val="20"/>
          <w:rtl/>
          <w:lang w:val="fr-FR"/>
        </w:rPr>
        <w:t>المعدل</w:t>
      </w:r>
      <w:r w:rsidRPr="00C8741E">
        <w:rPr>
          <w:rFonts w:asciiTheme="majorBidi" w:hAnsiTheme="majorBidi" w:cstheme="majorBidi"/>
          <w:b/>
          <w:bCs/>
          <w:sz w:val="20"/>
          <w:szCs w:val="20"/>
          <w:lang w:val="fr-FR"/>
        </w:rPr>
        <w:t xml:space="preserve"> </w:t>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w:t>
      </w:r>
      <w:r w:rsidRPr="00C8741E">
        <w:rPr>
          <w:rFonts w:asciiTheme="majorBidi" w:hAnsiTheme="majorBidi" w:cstheme="majorBidi"/>
          <w:sz w:val="20"/>
          <w:szCs w:val="20"/>
          <w:rtl/>
          <w:lang w:val="fr-FR" w:bidi="ar-LB"/>
        </w:rPr>
        <w:t>(12)</w:t>
      </w:r>
    </w:p>
    <w:p w:rsidR="00C8741E" w:rsidRPr="00C8741E" w:rsidRDefault="00C8741E" w:rsidP="00C8741E">
      <w:pPr>
        <w:pBdr>
          <w:bottom w:val="single" w:sz="4" w:space="1" w:color="auto"/>
        </w:pBdr>
        <w:bidi/>
        <w:ind w:left="14"/>
        <w:rPr>
          <w:rFonts w:asciiTheme="majorBidi" w:hAnsiTheme="majorBidi" w:cstheme="majorBidi"/>
          <w:b/>
          <w:bCs/>
          <w:sz w:val="20"/>
          <w:szCs w:val="20"/>
          <w:u w:val="single"/>
          <w:lang w:val="fr-FR"/>
        </w:rPr>
      </w:pPr>
      <w:r w:rsidRPr="00C8741E">
        <w:rPr>
          <w:rFonts w:asciiTheme="majorBidi" w:hAnsiTheme="majorBidi" w:cstheme="majorBidi"/>
          <w:b/>
          <w:bCs/>
          <w:sz w:val="20"/>
          <w:szCs w:val="20"/>
          <w:rtl/>
          <w:lang w:val="fr-FR" w:bidi="ar-LB"/>
        </w:rPr>
        <w:t>ا</w:t>
      </w:r>
      <w:r w:rsidRPr="00C8741E">
        <w:rPr>
          <w:rFonts w:asciiTheme="majorBidi" w:hAnsiTheme="majorBidi" w:cstheme="majorBidi"/>
          <w:b/>
          <w:bCs/>
          <w:sz w:val="20"/>
          <w:szCs w:val="20"/>
          <w:rtl/>
          <w:lang w:val="fr-FR"/>
        </w:rPr>
        <w:t xml:space="preserve">لمستندات المسموح بها </w:t>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لا شيء</w:t>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sz w:val="20"/>
          <w:szCs w:val="20"/>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b/>
          <w:bCs/>
          <w:sz w:val="20"/>
          <w:szCs w:val="20"/>
          <w:rtl/>
          <w:lang w:val="fr-FR"/>
        </w:rPr>
        <w:t xml:space="preserve">المدة  : </w:t>
      </w:r>
      <w:r w:rsidRPr="00C8741E">
        <w:rPr>
          <w:rFonts w:asciiTheme="majorBidi" w:hAnsiTheme="majorBidi" w:cstheme="majorBidi"/>
          <w:sz w:val="20"/>
          <w:szCs w:val="20"/>
          <w:rtl/>
          <w:lang w:bidi="ar-LB"/>
        </w:rPr>
        <w:t>3 ساعات</w:t>
      </w:r>
    </w:p>
    <w:p w:rsidR="008A155A" w:rsidRPr="008A155A" w:rsidRDefault="008A155A" w:rsidP="00FC6714">
      <w:pPr>
        <w:spacing w:before="120"/>
        <w:rPr>
          <w:b/>
          <w:bCs/>
          <w:lang w:bidi="ar-LB"/>
        </w:rPr>
      </w:pPr>
      <w:r w:rsidRPr="008A155A">
        <w:rPr>
          <w:b/>
          <w:bCs/>
          <w:u w:val="single"/>
          <w:lang w:bidi="ar-LB"/>
        </w:rPr>
        <w:t>Exerci</w:t>
      </w:r>
      <w:r>
        <w:rPr>
          <w:b/>
          <w:bCs/>
          <w:u w:val="single"/>
          <w:lang w:bidi="ar-LB"/>
        </w:rPr>
        <w:t>s</w:t>
      </w:r>
      <w:r w:rsidRPr="008A155A">
        <w:rPr>
          <w:b/>
          <w:bCs/>
          <w:u w:val="single"/>
          <w:lang w:bidi="ar-LB"/>
        </w:rPr>
        <w:t>e 1:</w:t>
      </w:r>
      <w:r w:rsidRPr="008A155A">
        <w:rPr>
          <w:b/>
          <w:bCs/>
          <w:lang w:bidi="ar-LB"/>
        </w:rPr>
        <w:t xml:space="preserve"> (3 </w:t>
      </w:r>
      <w:proofErr w:type="spellStart"/>
      <w:r w:rsidRPr="008A155A">
        <w:rPr>
          <w:b/>
          <w:bCs/>
          <w:lang w:bidi="ar-LB"/>
        </w:rPr>
        <w:t>pts</w:t>
      </w:r>
      <w:proofErr w:type="spellEnd"/>
      <w:r w:rsidRPr="008A155A">
        <w:rPr>
          <w:b/>
          <w:bCs/>
          <w:lang w:bidi="ar-LB"/>
        </w:rPr>
        <w:t>)</w:t>
      </w:r>
    </w:p>
    <w:p w:rsidR="008A155A" w:rsidRPr="003E29F2" w:rsidRDefault="008A155A" w:rsidP="008A155A">
      <w:pPr>
        <w:ind w:left="260" w:hanging="260"/>
        <w:jc w:val="both"/>
        <w:rPr>
          <w:rStyle w:val="hps"/>
          <w:rFonts w:asciiTheme="majorBidi" w:eastAsiaTheme="majorEastAsia" w:hAnsiTheme="majorBidi" w:cstheme="majorBidi"/>
        </w:rPr>
      </w:pPr>
      <w:r w:rsidRPr="003E29F2">
        <w:rPr>
          <w:rFonts w:asciiTheme="majorBidi" w:hAnsiTheme="majorBidi" w:cstheme="majorBidi"/>
        </w:rPr>
        <w:t xml:space="preserve">1. Explain the difference between </w:t>
      </w:r>
      <w:r w:rsidRPr="003E29F2">
        <w:rPr>
          <w:rStyle w:val="hps"/>
          <w:rFonts w:asciiTheme="majorBidi" w:eastAsiaTheme="majorEastAsia" w:hAnsiTheme="majorBidi" w:cstheme="majorBidi"/>
        </w:rPr>
        <w:t xml:space="preserve">the 2 </w:t>
      </w:r>
      <w:r w:rsidR="008F2216" w:rsidRPr="003E29F2">
        <w:rPr>
          <w:rStyle w:val="hps"/>
          <w:rFonts w:asciiTheme="majorBidi" w:eastAsiaTheme="majorEastAsia" w:hAnsiTheme="majorBidi" w:cstheme="majorBidi"/>
        </w:rPr>
        <w:t>Conceptual Data Models</w:t>
      </w:r>
      <w:r w:rsidR="008F2216" w:rsidRPr="003E29F2">
        <w:rPr>
          <w:rStyle w:val="hps"/>
          <w:rFonts w:asciiTheme="majorBidi" w:hAnsiTheme="majorBidi" w:cstheme="majorBidi"/>
        </w:rPr>
        <w:t xml:space="preserve"> </w:t>
      </w:r>
      <w:r w:rsidRPr="003E29F2">
        <w:rPr>
          <w:rStyle w:val="hps"/>
          <w:rFonts w:asciiTheme="majorBidi" w:hAnsiTheme="majorBidi" w:cstheme="majorBidi"/>
        </w:rPr>
        <w:t xml:space="preserve">(CDM) </w:t>
      </w:r>
      <w:r w:rsidRPr="003E29F2">
        <w:rPr>
          <w:rStyle w:val="hps"/>
          <w:rFonts w:asciiTheme="majorBidi" w:eastAsiaTheme="majorEastAsia" w:hAnsiTheme="majorBidi" w:cstheme="majorBidi"/>
        </w:rPr>
        <w:t>below.</w:t>
      </w:r>
    </w:p>
    <w:p w:rsidR="008A155A" w:rsidRPr="003E29F2" w:rsidRDefault="008A155A" w:rsidP="008A155A">
      <w:pPr>
        <w:ind w:left="284" w:hanging="284"/>
        <w:jc w:val="both"/>
        <w:rPr>
          <w:rStyle w:val="hps"/>
          <w:rFonts w:asciiTheme="majorBidi" w:eastAsiaTheme="majorEastAsia" w:hAnsiTheme="majorBidi" w:cstheme="majorBidi"/>
        </w:rPr>
      </w:pPr>
      <w:r w:rsidRPr="003E29F2">
        <w:rPr>
          <w:rStyle w:val="hps"/>
          <w:rFonts w:asciiTheme="majorBidi" w:eastAsiaTheme="majorEastAsia" w:hAnsiTheme="majorBidi" w:cstheme="majorBidi"/>
        </w:rPr>
        <w:t>2.</w:t>
      </w:r>
      <w:r w:rsidRPr="003E29F2">
        <w:rPr>
          <w:rStyle w:val="hps"/>
          <w:rFonts w:asciiTheme="majorBidi" w:hAnsiTheme="majorBidi" w:cstheme="majorBidi"/>
        </w:rPr>
        <w:t xml:space="preserve"> </w:t>
      </w:r>
      <w:r w:rsidR="00CB6DA0">
        <w:rPr>
          <w:rStyle w:val="hps"/>
          <w:rFonts w:asciiTheme="majorBidi" w:hAnsiTheme="majorBidi" w:cstheme="majorBidi"/>
        </w:rPr>
        <w:t xml:space="preserve">Does </w:t>
      </w:r>
      <w:r w:rsidR="00CB6DA0">
        <w:rPr>
          <w:rStyle w:val="hps"/>
          <w:rFonts w:asciiTheme="majorBidi" w:eastAsiaTheme="majorEastAsia" w:hAnsiTheme="majorBidi" w:cstheme="majorBidi"/>
        </w:rPr>
        <w:t>o</w:t>
      </w:r>
      <w:r w:rsidRPr="003E29F2">
        <w:rPr>
          <w:rStyle w:val="hps"/>
          <w:rFonts w:asciiTheme="majorBidi" w:eastAsiaTheme="majorEastAsia" w:hAnsiTheme="majorBidi" w:cstheme="majorBidi"/>
        </w:rPr>
        <w:t>ne</w:t>
      </w:r>
      <w:r w:rsidRPr="003E29F2">
        <w:rPr>
          <w:rStyle w:val="hps"/>
          <w:rFonts w:asciiTheme="majorBidi" w:hAnsiTheme="majorBidi" w:cstheme="majorBidi"/>
        </w:rPr>
        <w:t xml:space="preserve"> </w:t>
      </w:r>
      <w:r w:rsidR="00D148B0" w:rsidRPr="003E29F2">
        <w:rPr>
          <w:rStyle w:val="hps"/>
          <w:rFonts w:asciiTheme="majorBidi" w:eastAsiaTheme="majorEastAsia" w:hAnsiTheme="majorBidi" w:cstheme="majorBidi"/>
        </w:rPr>
        <w:t>provide</w:t>
      </w:r>
      <w:r w:rsidRPr="003E29F2">
        <w:rPr>
          <w:rStyle w:val="hps"/>
          <w:rFonts w:asciiTheme="majorBidi" w:hAnsiTheme="majorBidi" w:cstheme="majorBidi"/>
        </w:rPr>
        <w:t xml:space="preserve"> </w:t>
      </w:r>
      <w:r w:rsidRPr="003E29F2">
        <w:rPr>
          <w:rStyle w:val="hps"/>
          <w:rFonts w:asciiTheme="majorBidi" w:eastAsiaTheme="majorEastAsia" w:hAnsiTheme="majorBidi" w:cstheme="majorBidi"/>
        </w:rPr>
        <w:t>more detailed information</w:t>
      </w:r>
      <w:r w:rsidRPr="003E29F2">
        <w:rPr>
          <w:rStyle w:val="hps"/>
          <w:rFonts w:asciiTheme="majorBidi" w:hAnsiTheme="majorBidi" w:cstheme="majorBidi"/>
        </w:rPr>
        <w:t xml:space="preserve"> </w:t>
      </w:r>
      <w:r w:rsidRPr="003E29F2">
        <w:rPr>
          <w:rStyle w:val="hps"/>
          <w:rFonts w:asciiTheme="majorBidi" w:eastAsiaTheme="majorEastAsia" w:hAnsiTheme="majorBidi" w:cstheme="majorBidi"/>
        </w:rPr>
        <w:t>than the other? If yes, which?</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9604"/>
      </w:tblGrid>
      <w:tr w:rsidR="008A155A" w:rsidTr="00697284">
        <w:tc>
          <w:tcPr>
            <w:tcW w:w="567" w:type="dxa"/>
          </w:tcPr>
          <w:p w:rsidR="008A155A" w:rsidRPr="001812B0" w:rsidRDefault="008A155A" w:rsidP="00697284">
            <w:pPr>
              <w:spacing w:after="120"/>
              <w:jc w:val="center"/>
              <w:rPr>
                <w:b/>
                <w:bCs/>
              </w:rPr>
            </w:pPr>
            <w:r w:rsidRPr="001812B0">
              <w:rPr>
                <w:b/>
                <w:bCs/>
              </w:rPr>
              <w:t>a)</w:t>
            </w:r>
          </w:p>
        </w:tc>
        <w:tc>
          <w:tcPr>
            <w:tcW w:w="9604" w:type="dxa"/>
          </w:tcPr>
          <w:p w:rsidR="008A155A" w:rsidRDefault="008A155A" w:rsidP="00697284">
            <w:pPr>
              <w:spacing w:after="120"/>
            </w:pPr>
            <w:r w:rsidRPr="00F46622">
              <w:rPr>
                <w:rFonts w:asciiTheme="majorBidi" w:hAnsiTheme="majorBidi" w:cstheme="majorBidi"/>
                <w:b/>
                <w:bCs/>
                <w:noProof/>
                <w:color w:val="FF0000"/>
              </w:rPr>
              <w:drawing>
                <wp:inline distT="0" distB="0" distL="0" distR="0">
                  <wp:extent cx="5332150" cy="1311966"/>
                  <wp:effectExtent l="19050" t="0" r="1850"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2246" cy="1314450"/>
                          </a:xfrm>
                          <a:prstGeom prst="rect">
                            <a:avLst/>
                          </a:prstGeom>
                          <a:noFill/>
                          <a:ln>
                            <a:noFill/>
                          </a:ln>
                        </pic:spPr>
                      </pic:pic>
                    </a:graphicData>
                  </a:graphic>
                </wp:inline>
              </w:drawing>
            </w:r>
          </w:p>
        </w:tc>
      </w:tr>
      <w:tr w:rsidR="008A155A" w:rsidTr="00697284">
        <w:tc>
          <w:tcPr>
            <w:tcW w:w="567" w:type="dxa"/>
          </w:tcPr>
          <w:p w:rsidR="008A155A" w:rsidRPr="001812B0" w:rsidRDefault="008A155A" w:rsidP="00697284">
            <w:pPr>
              <w:spacing w:after="120"/>
              <w:jc w:val="center"/>
              <w:rPr>
                <w:b/>
                <w:bCs/>
              </w:rPr>
            </w:pPr>
            <w:r w:rsidRPr="001812B0">
              <w:rPr>
                <w:b/>
                <w:bCs/>
              </w:rPr>
              <w:t>b)</w:t>
            </w:r>
          </w:p>
        </w:tc>
        <w:tc>
          <w:tcPr>
            <w:tcW w:w="9604" w:type="dxa"/>
          </w:tcPr>
          <w:p w:rsidR="008A155A" w:rsidRDefault="008A155A" w:rsidP="00697284">
            <w:pPr>
              <w:spacing w:after="120"/>
            </w:pPr>
            <w:r w:rsidRPr="00F46622">
              <w:rPr>
                <w:rFonts w:asciiTheme="majorBidi" w:hAnsiTheme="majorBidi" w:cstheme="majorBidi"/>
                <w:noProof/>
                <w:color w:val="FF0000"/>
              </w:rPr>
              <w:drawing>
                <wp:inline distT="0" distB="0" distL="0" distR="0">
                  <wp:extent cx="5311471" cy="1381953"/>
                  <wp:effectExtent l="19050" t="0" r="3479" b="0"/>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8289" cy="1381125"/>
                          </a:xfrm>
                          <a:prstGeom prst="rect">
                            <a:avLst/>
                          </a:prstGeom>
                          <a:noFill/>
                          <a:ln>
                            <a:noFill/>
                          </a:ln>
                        </pic:spPr>
                      </pic:pic>
                    </a:graphicData>
                  </a:graphic>
                </wp:inline>
              </w:drawing>
            </w:r>
          </w:p>
        </w:tc>
      </w:tr>
    </w:tbl>
    <w:p w:rsidR="0097058A" w:rsidRPr="00D268E3" w:rsidRDefault="0097058A" w:rsidP="00E6236D">
      <w:pPr>
        <w:spacing w:before="120"/>
        <w:rPr>
          <w:b/>
          <w:bCs/>
          <w:lang w:bidi="ar-LB"/>
        </w:rPr>
      </w:pPr>
      <w:r w:rsidRPr="00D268E3">
        <w:rPr>
          <w:b/>
          <w:bCs/>
          <w:u w:val="single"/>
          <w:lang w:bidi="ar-LB"/>
        </w:rPr>
        <w:t>Exerci</w:t>
      </w:r>
      <w:r w:rsidR="00FC6714" w:rsidRPr="00D268E3">
        <w:rPr>
          <w:b/>
          <w:bCs/>
          <w:u w:val="single"/>
          <w:lang w:bidi="ar-LB"/>
        </w:rPr>
        <w:t>s</w:t>
      </w:r>
      <w:r w:rsidRPr="00D268E3">
        <w:rPr>
          <w:b/>
          <w:bCs/>
          <w:u w:val="single"/>
          <w:lang w:bidi="ar-LB"/>
        </w:rPr>
        <w:t>e 2:</w:t>
      </w:r>
      <w:r w:rsidRPr="00D268E3">
        <w:rPr>
          <w:b/>
          <w:bCs/>
          <w:lang w:bidi="ar-LB"/>
        </w:rPr>
        <w:t xml:space="preserve"> (</w:t>
      </w:r>
      <w:r w:rsidR="00E6236D">
        <w:rPr>
          <w:b/>
          <w:bCs/>
          <w:lang w:bidi="ar-LB"/>
        </w:rPr>
        <w:t>7</w:t>
      </w:r>
      <w:r w:rsidR="0075551C" w:rsidRPr="00D268E3">
        <w:rPr>
          <w:b/>
          <w:bCs/>
          <w:lang w:bidi="ar-LB"/>
        </w:rPr>
        <w:t xml:space="preserve"> </w:t>
      </w:r>
      <w:proofErr w:type="spellStart"/>
      <w:r w:rsidRPr="00D268E3">
        <w:rPr>
          <w:b/>
          <w:bCs/>
          <w:lang w:bidi="ar-LB"/>
        </w:rPr>
        <w:t>pts</w:t>
      </w:r>
      <w:proofErr w:type="spellEnd"/>
      <w:r w:rsidRPr="00D268E3">
        <w:rPr>
          <w:b/>
          <w:bCs/>
          <w:lang w:bidi="ar-LB"/>
        </w:rPr>
        <w:t>)</w:t>
      </w:r>
    </w:p>
    <w:p w:rsidR="0097058A" w:rsidRPr="0073749B" w:rsidRDefault="0097058A" w:rsidP="0097058A">
      <w:pPr>
        <w:pStyle w:val="Heading3"/>
        <w:keepNext w:val="0"/>
        <w:keepLines w:val="0"/>
        <w:spacing w:after="0" w:line="240" w:lineRule="auto"/>
        <w:jc w:val="center"/>
        <w:rPr>
          <w:rFonts w:asciiTheme="majorBidi" w:hAnsiTheme="majorBidi" w:cstheme="majorBidi"/>
          <w:szCs w:val="24"/>
          <w:u w:val="single"/>
          <w:lang w:val="en-US"/>
        </w:rPr>
      </w:pPr>
      <w:r w:rsidRPr="0073749B">
        <w:rPr>
          <w:rFonts w:asciiTheme="majorBidi" w:hAnsiTheme="majorBidi" w:cstheme="majorBidi"/>
          <w:szCs w:val="24"/>
          <w:u w:val="single"/>
          <w:lang w:val="en-US"/>
        </w:rPr>
        <w:t>Trip</w:t>
      </w:r>
      <w:r w:rsidR="00B5412F">
        <w:rPr>
          <w:rFonts w:asciiTheme="majorBidi" w:hAnsiTheme="majorBidi" w:cstheme="majorBidi"/>
          <w:szCs w:val="24"/>
          <w:u w:val="single"/>
          <w:lang w:val="en-US"/>
        </w:rPr>
        <w:t>s</w:t>
      </w:r>
    </w:p>
    <w:p w:rsidR="0097058A" w:rsidRDefault="0097058A" w:rsidP="00C8741E">
      <w:pPr>
        <w:spacing w:line="276" w:lineRule="auto"/>
        <w:jc w:val="both"/>
        <w:rPr>
          <w:rFonts w:asciiTheme="majorBidi" w:hAnsiTheme="majorBidi" w:cstheme="majorBidi"/>
        </w:rPr>
      </w:pPr>
      <w:r w:rsidRPr="0073749B">
        <w:rPr>
          <w:rFonts w:asciiTheme="majorBidi" w:hAnsiTheme="majorBidi" w:cstheme="majorBidi"/>
        </w:rPr>
        <w:t>A tourism company specializ</w:t>
      </w:r>
      <w:r>
        <w:rPr>
          <w:rFonts w:asciiTheme="majorBidi" w:hAnsiTheme="majorBidi" w:cstheme="majorBidi"/>
        </w:rPr>
        <w:t>ed</w:t>
      </w:r>
      <w:r w:rsidRPr="0073749B">
        <w:rPr>
          <w:rFonts w:asciiTheme="majorBidi" w:hAnsiTheme="majorBidi" w:cstheme="majorBidi"/>
        </w:rPr>
        <w:t xml:space="preserve"> in bus tr</w:t>
      </w:r>
      <w:r>
        <w:rPr>
          <w:rFonts w:asciiTheme="majorBidi" w:hAnsiTheme="majorBidi" w:cstheme="majorBidi"/>
        </w:rPr>
        <w:t>ip</w:t>
      </w:r>
      <w:r w:rsidRPr="0073749B">
        <w:rPr>
          <w:rFonts w:asciiTheme="majorBidi" w:hAnsiTheme="majorBidi" w:cstheme="majorBidi"/>
        </w:rPr>
        <w:t>s wishes to establish a database to manage customers, reservations, tr</w:t>
      </w:r>
      <w:r>
        <w:rPr>
          <w:rFonts w:asciiTheme="majorBidi" w:hAnsiTheme="majorBidi" w:cstheme="majorBidi"/>
        </w:rPr>
        <w:t>ip</w:t>
      </w:r>
      <w:r w:rsidRPr="0073749B">
        <w:rPr>
          <w:rFonts w:asciiTheme="majorBidi" w:hAnsiTheme="majorBidi" w:cstheme="majorBidi"/>
        </w:rPr>
        <w:t xml:space="preserve">s and </w:t>
      </w:r>
      <w:r w:rsidRPr="00886EFF">
        <w:rPr>
          <w:rFonts w:asciiTheme="majorBidi" w:hAnsiTheme="majorBidi" w:cstheme="majorBidi"/>
        </w:rPr>
        <w:t>bus</w:t>
      </w:r>
      <w:r w:rsidR="00CB6DA0">
        <w:rPr>
          <w:rFonts w:asciiTheme="majorBidi" w:hAnsiTheme="majorBidi" w:cstheme="majorBidi"/>
        </w:rPr>
        <w:t>es</w:t>
      </w:r>
      <w:r w:rsidRPr="0073749B">
        <w:rPr>
          <w:rFonts w:asciiTheme="majorBidi" w:hAnsiTheme="majorBidi" w:cstheme="majorBidi"/>
        </w:rPr>
        <w:t xml:space="preserve"> with drivers and </w:t>
      </w:r>
      <w:r w:rsidR="00CB6DA0" w:rsidRPr="00CB6DA0">
        <w:rPr>
          <w:rFonts w:asciiTheme="majorBidi" w:hAnsiTheme="majorBidi" w:cstheme="majorBidi"/>
        </w:rPr>
        <w:t>accompanying</w:t>
      </w:r>
      <w:r w:rsidR="00CB6DA0" w:rsidRPr="00CB6DA0" w:rsidDel="00CB6DA0">
        <w:rPr>
          <w:rFonts w:asciiTheme="majorBidi" w:hAnsiTheme="majorBidi" w:cstheme="majorBidi"/>
        </w:rPr>
        <w:t xml:space="preserve"> </w:t>
      </w:r>
      <w:r w:rsidRPr="0073749B">
        <w:rPr>
          <w:rFonts w:asciiTheme="majorBidi" w:hAnsiTheme="majorBidi" w:cstheme="majorBidi"/>
        </w:rPr>
        <w:t>hostesses.</w:t>
      </w:r>
    </w:p>
    <w:p w:rsidR="0097058A" w:rsidRDefault="0097058A" w:rsidP="00C8741E">
      <w:pPr>
        <w:pStyle w:val="HTMLPreformatted"/>
        <w:spacing w:line="276" w:lineRule="auto"/>
        <w:jc w:val="both"/>
        <w:rPr>
          <w:rFonts w:asciiTheme="majorBidi" w:hAnsiTheme="majorBidi" w:cstheme="majorBidi"/>
          <w:sz w:val="24"/>
          <w:szCs w:val="24"/>
        </w:rPr>
      </w:pPr>
      <w:r w:rsidRPr="0073749B">
        <w:rPr>
          <w:rFonts w:asciiTheme="majorBidi" w:hAnsiTheme="majorBidi" w:cstheme="majorBidi"/>
          <w:sz w:val="24"/>
          <w:szCs w:val="24"/>
        </w:rPr>
        <w:t>Specifically, we want to:</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73749B">
        <w:rPr>
          <w:rFonts w:asciiTheme="majorBidi" w:hAnsiTheme="majorBidi" w:cstheme="majorBidi"/>
          <w:color w:val="000000"/>
        </w:rPr>
        <w:t>Identify a customer (</w:t>
      </w:r>
      <w:r>
        <w:rPr>
          <w:rFonts w:asciiTheme="majorBidi" w:hAnsiTheme="majorBidi" w:cstheme="majorBidi"/>
          <w:color w:val="000000"/>
        </w:rPr>
        <w:t>last</w:t>
      </w:r>
      <w:r w:rsidRPr="0073749B">
        <w:rPr>
          <w:rFonts w:asciiTheme="majorBidi" w:hAnsiTheme="majorBidi" w:cstheme="majorBidi"/>
          <w:color w:val="000000"/>
        </w:rPr>
        <w:t xml:space="preserve"> name, </w:t>
      </w:r>
      <w:r>
        <w:rPr>
          <w:rFonts w:asciiTheme="majorBidi" w:hAnsiTheme="majorBidi" w:cstheme="majorBidi"/>
          <w:color w:val="000000"/>
        </w:rPr>
        <w:t>first</w:t>
      </w:r>
      <w:r w:rsidRPr="0073749B">
        <w:rPr>
          <w:rFonts w:asciiTheme="majorBidi" w:hAnsiTheme="majorBidi" w:cstheme="majorBidi"/>
          <w:color w:val="000000"/>
        </w:rPr>
        <w:t xml:space="preserve"> name, date of birth, gender), </w:t>
      </w:r>
      <w:r>
        <w:rPr>
          <w:rFonts w:asciiTheme="majorBidi" w:hAnsiTheme="majorBidi" w:cstheme="majorBidi"/>
          <w:color w:val="000000"/>
        </w:rPr>
        <w:t>contact him by</w:t>
      </w:r>
      <w:r w:rsidRPr="0073749B">
        <w:rPr>
          <w:rFonts w:asciiTheme="majorBidi" w:hAnsiTheme="majorBidi" w:cstheme="majorBidi"/>
          <w:color w:val="000000"/>
        </w:rPr>
        <w:t xml:space="preserve"> phone, </w:t>
      </w:r>
      <w:r>
        <w:rPr>
          <w:rFonts w:asciiTheme="majorBidi" w:hAnsiTheme="majorBidi" w:cstheme="majorBidi"/>
          <w:color w:val="000000"/>
        </w:rPr>
        <w:t>and know</w:t>
      </w:r>
      <w:r w:rsidRPr="0073749B">
        <w:rPr>
          <w:rFonts w:asciiTheme="majorBidi" w:hAnsiTheme="majorBidi" w:cstheme="majorBidi"/>
          <w:color w:val="000000"/>
        </w:rPr>
        <w:t xml:space="preserve"> </w:t>
      </w:r>
      <w:r>
        <w:rPr>
          <w:rFonts w:asciiTheme="majorBidi" w:hAnsiTheme="majorBidi" w:cstheme="majorBidi"/>
          <w:color w:val="000000"/>
        </w:rPr>
        <w:t>all</w:t>
      </w:r>
      <w:r w:rsidRPr="0073749B">
        <w:rPr>
          <w:rFonts w:asciiTheme="majorBidi" w:hAnsiTheme="majorBidi" w:cstheme="majorBidi"/>
          <w:color w:val="000000"/>
        </w:rPr>
        <w:t xml:space="preserve"> reservations made by him.</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73749B">
        <w:rPr>
          <w:rFonts w:asciiTheme="majorBidi" w:hAnsiTheme="majorBidi" w:cstheme="majorBidi"/>
          <w:color w:val="000000"/>
        </w:rPr>
        <w:t>Describe a trip by a name, a date, departure</w:t>
      </w:r>
      <w:r w:rsidR="00CB6DA0">
        <w:rPr>
          <w:rFonts w:asciiTheme="majorBidi" w:hAnsiTheme="majorBidi" w:cstheme="majorBidi"/>
          <w:color w:val="000000"/>
        </w:rPr>
        <w:t xml:space="preserve"> city</w:t>
      </w:r>
      <w:r w:rsidRPr="0073749B">
        <w:rPr>
          <w:rFonts w:asciiTheme="majorBidi" w:hAnsiTheme="majorBidi" w:cstheme="majorBidi"/>
          <w:color w:val="000000"/>
        </w:rPr>
        <w:t xml:space="preserve"> and arrival cit</w:t>
      </w:r>
      <w:r w:rsidR="00CB6DA0">
        <w:rPr>
          <w:rFonts w:asciiTheme="majorBidi" w:hAnsiTheme="majorBidi" w:cstheme="majorBidi"/>
          <w:color w:val="000000"/>
        </w:rPr>
        <w:t>y</w:t>
      </w:r>
      <w:r w:rsidRPr="0073749B">
        <w:rPr>
          <w:rFonts w:asciiTheme="majorBidi" w:hAnsiTheme="majorBidi" w:cstheme="majorBidi"/>
          <w:color w:val="000000"/>
        </w:rPr>
        <w:t xml:space="preserve">, </w:t>
      </w:r>
      <w:r>
        <w:rPr>
          <w:rFonts w:asciiTheme="majorBidi" w:hAnsiTheme="majorBidi" w:cstheme="majorBidi"/>
          <w:color w:val="000000"/>
        </w:rPr>
        <w:t>and stop</w:t>
      </w:r>
      <w:r w:rsidR="00CB6DA0">
        <w:rPr>
          <w:rFonts w:asciiTheme="majorBidi" w:hAnsiTheme="majorBidi" w:cstheme="majorBidi"/>
          <w:color w:val="000000"/>
        </w:rPr>
        <w:t>over</w:t>
      </w:r>
      <w:r>
        <w:rPr>
          <w:rFonts w:asciiTheme="majorBidi" w:hAnsiTheme="majorBidi" w:cstheme="majorBidi"/>
          <w:color w:val="000000"/>
        </w:rPr>
        <w:t xml:space="preserve"> </w:t>
      </w:r>
      <w:r w:rsidRPr="0073749B">
        <w:rPr>
          <w:rFonts w:asciiTheme="majorBidi" w:hAnsiTheme="majorBidi" w:cstheme="majorBidi"/>
          <w:color w:val="000000"/>
        </w:rPr>
        <w:t>cities (if any).</w:t>
      </w:r>
    </w:p>
    <w:p w:rsidR="0097058A" w:rsidRPr="0073749B" w:rsidRDefault="00D148B0"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73749B">
        <w:rPr>
          <w:rFonts w:asciiTheme="majorBidi" w:hAnsiTheme="majorBidi" w:cstheme="majorBidi"/>
          <w:color w:val="000000"/>
        </w:rPr>
        <w:t>Know</w:t>
      </w:r>
      <w:r>
        <w:rPr>
          <w:rFonts w:asciiTheme="majorBidi" w:hAnsiTheme="majorBidi" w:cstheme="majorBidi"/>
          <w:color w:val="000000"/>
        </w:rPr>
        <w:t>ing</w:t>
      </w:r>
      <w:r w:rsidR="0097058A" w:rsidRPr="0073749B">
        <w:rPr>
          <w:rFonts w:asciiTheme="majorBidi" w:hAnsiTheme="majorBidi" w:cstheme="majorBidi"/>
          <w:color w:val="000000"/>
        </w:rPr>
        <w:t xml:space="preserve"> for </w:t>
      </w:r>
      <w:r>
        <w:rPr>
          <w:rFonts w:asciiTheme="majorBidi" w:hAnsiTheme="majorBidi" w:cstheme="majorBidi"/>
          <w:color w:val="000000"/>
        </w:rPr>
        <w:t xml:space="preserve">the </w:t>
      </w:r>
      <w:r w:rsidR="0097058A" w:rsidRPr="0073749B">
        <w:rPr>
          <w:rFonts w:asciiTheme="majorBidi" w:hAnsiTheme="majorBidi" w:cstheme="majorBidi"/>
          <w:color w:val="000000"/>
        </w:rPr>
        <w:t>employees</w:t>
      </w:r>
      <w:r>
        <w:rPr>
          <w:rFonts w:asciiTheme="majorBidi" w:hAnsiTheme="majorBidi" w:cstheme="majorBidi"/>
          <w:color w:val="000000"/>
        </w:rPr>
        <w:t xml:space="preserve"> </w:t>
      </w:r>
      <w:r w:rsidR="00861E88">
        <w:rPr>
          <w:rFonts w:asciiTheme="majorBidi" w:hAnsiTheme="majorBidi" w:cstheme="majorBidi"/>
          <w:color w:val="000000"/>
        </w:rPr>
        <w:t>of the</w:t>
      </w:r>
      <w:r w:rsidRPr="00D148B0">
        <w:rPr>
          <w:rFonts w:asciiTheme="majorBidi" w:hAnsiTheme="majorBidi" w:cstheme="majorBidi"/>
          <w:color w:val="000000"/>
        </w:rPr>
        <w:t xml:space="preserve"> </w:t>
      </w:r>
      <w:r w:rsidRPr="0073749B">
        <w:rPr>
          <w:rFonts w:asciiTheme="majorBidi" w:hAnsiTheme="majorBidi" w:cstheme="majorBidi"/>
          <w:color w:val="000000"/>
        </w:rPr>
        <w:t>company</w:t>
      </w:r>
      <w:r w:rsidR="0097058A" w:rsidRPr="0073749B">
        <w:rPr>
          <w:rFonts w:asciiTheme="majorBidi" w:hAnsiTheme="majorBidi" w:cstheme="majorBidi"/>
          <w:color w:val="000000"/>
        </w:rPr>
        <w:t xml:space="preserve">: </w:t>
      </w:r>
      <w:r>
        <w:rPr>
          <w:rFonts w:asciiTheme="majorBidi" w:hAnsiTheme="majorBidi" w:cstheme="majorBidi"/>
          <w:color w:val="000000"/>
        </w:rPr>
        <w:t>last</w:t>
      </w:r>
      <w:r w:rsidRPr="0073749B">
        <w:rPr>
          <w:rFonts w:asciiTheme="majorBidi" w:hAnsiTheme="majorBidi" w:cstheme="majorBidi"/>
          <w:color w:val="000000"/>
        </w:rPr>
        <w:t xml:space="preserve"> name, </w:t>
      </w:r>
      <w:r>
        <w:rPr>
          <w:rFonts w:asciiTheme="majorBidi" w:hAnsiTheme="majorBidi" w:cstheme="majorBidi"/>
          <w:color w:val="000000"/>
        </w:rPr>
        <w:t>first</w:t>
      </w:r>
      <w:r w:rsidRPr="0073749B">
        <w:rPr>
          <w:rFonts w:asciiTheme="majorBidi" w:hAnsiTheme="majorBidi" w:cstheme="majorBidi"/>
          <w:color w:val="000000"/>
        </w:rPr>
        <w:t xml:space="preserve"> name</w:t>
      </w:r>
      <w:r w:rsidR="0097058A" w:rsidRPr="0073749B">
        <w:rPr>
          <w:rFonts w:asciiTheme="majorBidi" w:hAnsiTheme="majorBidi" w:cstheme="majorBidi"/>
          <w:color w:val="000000"/>
        </w:rPr>
        <w:t xml:space="preserve">, </w:t>
      </w:r>
      <w:r>
        <w:rPr>
          <w:rFonts w:asciiTheme="majorBidi" w:hAnsiTheme="majorBidi" w:cstheme="majorBidi"/>
          <w:color w:val="000000"/>
        </w:rPr>
        <w:t xml:space="preserve">the </w:t>
      </w:r>
      <w:r w:rsidR="00CB6DA0">
        <w:rPr>
          <w:rFonts w:asciiTheme="majorBidi" w:hAnsiTheme="majorBidi" w:cstheme="majorBidi"/>
          <w:color w:val="000000"/>
        </w:rPr>
        <w:t xml:space="preserve">hire </w:t>
      </w:r>
      <w:r w:rsidR="0097058A" w:rsidRPr="0073749B">
        <w:rPr>
          <w:rFonts w:asciiTheme="majorBidi" w:hAnsiTheme="majorBidi" w:cstheme="majorBidi"/>
          <w:color w:val="000000"/>
        </w:rPr>
        <w:t xml:space="preserve">date and </w:t>
      </w:r>
      <w:r w:rsidR="00861E88">
        <w:rPr>
          <w:rFonts w:asciiTheme="majorBidi" w:hAnsiTheme="majorBidi" w:cstheme="majorBidi"/>
          <w:color w:val="000000"/>
        </w:rPr>
        <w:t xml:space="preserve">the </w:t>
      </w:r>
      <w:r w:rsidR="0097058A" w:rsidRPr="0073749B">
        <w:rPr>
          <w:rFonts w:asciiTheme="majorBidi" w:hAnsiTheme="majorBidi" w:cstheme="majorBidi"/>
          <w:color w:val="000000"/>
        </w:rPr>
        <w:t xml:space="preserve">mobile phone. For drivers, we want to know </w:t>
      </w:r>
      <w:r w:rsidR="0097058A">
        <w:rPr>
          <w:rFonts w:asciiTheme="majorBidi" w:hAnsiTheme="majorBidi" w:cstheme="majorBidi"/>
          <w:color w:val="000000"/>
        </w:rPr>
        <w:t xml:space="preserve">in </w:t>
      </w:r>
      <w:r w:rsidR="00CB6DA0">
        <w:rPr>
          <w:rFonts w:asciiTheme="majorBidi" w:hAnsiTheme="majorBidi" w:cstheme="majorBidi"/>
          <w:color w:val="000000"/>
        </w:rPr>
        <w:t>addition</w:t>
      </w:r>
      <w:r w:rsidR="0097058A" w:rsidRPr="0073749B">
        <w:rPr>
          <w:rFonts w:asciiTheme="majorBidi" w:hAnsiTheme="majorBidi" w:cstheme="majorBidi"/>
          <w:color w:val="000000"/>
        </w:rPr>
        <w:t>, their driving license</w:t>
      </w:r>
      <w:r w:rsidR="00B5412F">
        <w:rPr>
          <w:rFonts w:asciiTheme="majorBidi" w:hAnsiTheme="majorBidi" w:cstheme="majorBidi"/>
          <w:color w:val="000000"/>
        </w:rPr>
        <w:t xml:space="preserve"> number</w:t>
      </w:r>
      <w:r w:rsidR="0097058A" w:rsidRPr="0073749B">
        <w:rPr>
          <w:rFonts w:asciiTheme="majorBidi" w:hAnsiTheme="majorBidi" w:cstheme="majorBidi"/>
          <w:color w:val="000000"/>
        </w:rPr>
        <w:t>, the type of bus they drive and possible accidents in which they were involved.</w:t>
      </w:r>
    </w:p>
    <w:p w:rsidR="0097058A" w:rsidRPr="0073749B" w:rsidRDefault="0097058A" w:rsidP="00C8741E">
      <w:pPr>
        <w:pStyle w:val="st4"/>
        <w:numPr>
          <w:ilvl w:val="0"/>
          <w:numId w:val="4"/>
        </w:numPr>
        <w:spacing w:before="0" w:beforeAutospacing="0" w:after="0" w:afterAutospacing="0" w:line="276" w:lineRule="auto"/>
        <w:jc w:val="both"/>
        <w:rPr>
          <w:rFonts w:asciiTheme="majorBidi" w:hAnsiTheme="majorBidi" w:cstheme="majorBidi"/>
        </w:rPr>
      </w:pPr>
      <w:r w:rsidRPr="0073749B">
        <w:rPr>
          <w:rFonts w:asciiTheme="majorBidi" w:hAnsiTheme="majorBidi" w:cstheme="majorBidi"/>
          <w:color w:val="000000"/>
        </w:rPr>
        <w:t xml:space="preserve">Have </w:t>
      </w:r>
      <w:r>
        <w:rPr>
          <w:rFonts w:asciiTheme="majorBidi" w:hAnsiTheme="majorBidi" w:cstheme="majorBidi"/>
          <w:color w:val="000000"/>
        </w:rPr>
        <w:t xml:space="preserve">for </w:t>
      </w:r>
      <w:r w:rsidRPr="0073749B">
        <w:rPr>
          <w:rFonts w:asciiTheme="majorBidi" w:hAnsiTheme="majorBidi" w:cstheme="majorBidi"/>
          <w:color w:val="000000"/>
        </w:rPr>
        <w:t>each bus</w:t>
      </w:r>
      <w:r w:rsidR="00D148B0">
        <w:rPr>
          <w:rFonts w:asciiTheme="majorBidi" w:hAnsiTheme="majorBidi" w:cstheme="majorBidi"/>
          <w:color w:val="000000"/>
        </w:rPr>
        <w:t>:</w:t>
      </w:r>
      <w:r w:rsidRPr="0073749B">
        <w:rPr>
          <w:rFonts w:asciiTheme="majorBidi" w:hAnsiTheme="majorBidi" w:cstheme="majorBidi"/>
          <w:color w:val="000000"/>
        </w:rPr>
        <w:t xml:space="preserve"> </w:t>
      </w:r>
      <w:proofErr w:type="gramStart"/>
      <w:r w:rsidRPr="0073749B">
        <w:rPr>
          <w:rFonts w:asciiTheme="majorBidi" w:hAnsiTheme="majorBidi" w:cstheme="majorBidi"/>
          <w:color w:val="000000"/>
        </w:rPr>
        <w:t>its</w:t>
      </w:r>
      <w:proofErr w:type="gramEnd"/>
      <w:r w:rsidRPr="0073749B">
        <w:rPr>
          <w:rFonts w:asciiTheme="majorBidi" w:hAnsiTheme="majorBidi" w:cstheme="majorBidi"/>
          <w:color w:val="000000"/>
        </w:rPr>
        <w:t xml:space="preserve"> sequential number in the company, the number of places,</w:t>
      </w:r>
      <w:r>
        <w:rPr>
          <w:rFonts w:asciiTheme="majorBidi" w:hAnsiTheme="majorBidi" w:cstheme="majorBidi"/>
          <w:color w:val="000000"/>
        </w:rPr>
        <w:t xml:space="preserve"> its</w:t>
      </w:r>
      <w:r w:rsidRPr="0073749B">
        <w:rPr>
          <w:rFonts w:asciiTheme="majorBidi" w:hAnsiTheme="majorBidi" w:cstheme="majorBidi"/>
          <w:color w:val="000000"/>
        </w:rPr>
        <w:t xml:space="preserve"> type and </w:t>
      </w:r>
      <w:r>
        <w:rPr>
          <w:rFonts w:asciiTheme="majorBidi" w:hAnsiTheme="majorBidi" w:cstheme="majorBidi"/>
          <w:color w:val="000000"/>
        </w:rPr>
        <w:t>many</w:t>
      </w:r>
      <w:r w:rsidRPr="0073749B">
        <w:rPr>
          <w:rFonts w:asciiTheme="majorBidi" w:hAnsiTheme="majorBidi" w:cstheme="majorBidi"/>
          <w:color w:val="000000"/>
        </w:rPr>
        <w:t xml:space="preserve"> descriptor </w:t>
      </w:r>
      <w:r>
        <w:rPr>
          <w:rFonts w:asciiTheme="majorBidi" w:hAnsiTheme="majorBidi" w:cstheme="majorBidi"/>
          <w:color w:val="000000"/>
        </w:rPr>
        <w:t>elements</w:t>
      </w:r>
      <w:r w:rsidRPr="0073749B">
        <w:rPr>
          <w:rFonts w:asciiTheme="majorBidi" w:hAnsiTheme="majorBidi" w:cstheme="majorBidi"/>
          <w:color w:val="000000"/>
        </w:rPr>
        <w:t>: AC,</w:t>
      </w:r>
      <w:r>
        <w:rPr>
          <w:rFonts w:asciiTheme="majorBidi" w:hAnsiTheme="majorBidi" w:cstheme="majorBidi"/>
          <w:color w:val="000000"/>
        </w:rPr>
        <w:t xml:space="preserve"> </w:t>
      </w:r>
      <w:r w:rsidRPr="0073749B">
        <w:rPr>
          <w:rFonts w:asciiTheme="majorBidi" w:hAnsiTheme="majorBidi" w:cstheme="majorBidi"/>
          <w:color w:val="000000"/>
        </w:rPr>
        <w:t xml:space="preserve">DVD screen </w:t>
      </w:r>
      <w:r>
        <w:rPr>
          <w:rFonts w:asciiTheme="majorBidi" w:hAnsiTheme="majorBidi" w:cstheme="majorBidi"/>
          <w:color w:val="000000"/>
        </w:rPr>
        <w:t>for each place</w:t>
      </w:r>
      <w:r w:rsidRPr="0073749B">
        <w:rPr>
          <w:rFonts w:asciiTheme="majorBidi" w:hAnsiTheme="majorBidi" w:cstheme="majorBidi"/>
          <w:color w:val="000000"/>
        </w:rPr>
        <w:t>, fridge</w:t>
      </w:r>
      <w:r w:rsidRPr="0073749B">
        <w:rPr>
          <w:rFonts w:asciiTheme="majorBidi" w:hAnsiTheme="majorBidi" w:cstheme="majorBidi"/>
        </w:rPr>
        <w:t>, etc.</w:t>
      </w:r>
    </w:p>
    <w:p w:rsidR="0097058A" w:rsidRPr="000C3D34" w:rsidRDefault="0097058A" w:rsidP="00C8741E">
      <w:pPr>
        <w:pStyle w:val="HTMLPreformatted"/>
        <w:spacing w:before="120" w:line="276" w:lineRule="auto"/>
        <w:rPr>
          <w:rFonts w:asciiTheme="majorBidi" w:hAnsiTheme="majorBidi" w:cstheme="majorBidi"/>
          <w:b/>
          <w:bCs/>
          <w:sz w:val="24"/>
          <w:szCs w:val="24"/>
        </w:rPr>
      </w:pPr>
      <w:r w:rsidRPr="000C3D34">
        <w:rPr>
          <w:rFonts w:asciiTheme="majorBidi" w:hAnsiTheme="majorBidi" w:cstheme="majorBidi"/>
          <w:b/>
          <w:bCs/>
          <w:sz w:val="24"/>
          <w:szCs w:val="24"/>
        </w:rPr>
        <w:t xml:space="preserve">Management </w:t>
      </w:r>
      <w:proofErr w:type="gramStart"/>
      <w:r w:rsidRPr="000C3D34">
        <w:rPr>
          <w:rFonts w:asciiTheme="majorBidi" w:hAnsiTheme="majorBidi" w:cstheme="majorBidi"/>
          <w:b/>
          <w:bCs/>
          <w:sz w:val="24"/>
          <w:szCs w:val="24"/>
        </w:rPr>
        <w:t>rules :</w:t>
      </w:r>
      <w:proofErr w:type="gramEnd"/>
    </w:p>
    <w:p w:rsidR="0097058A" w:rsidRPr="002E0D6D"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73749B">
        <w:rPr>
          <w:rFonts w:asciiTheme="majorBidi" w:hAnsiTheme="majorBidi" w:cstheme="majorBidi"/>
        </w:rPr>
        <w:t xml:space="preserve">A bus </w:t>
      </w:r>
      <w:r w:rsidRPr="00886EFF">
        <w:rPr>
          <w:rFonts w:asciiTheme="majorBidi" w:hAnsiTheme="majorBidi" w:cstheme="majorBidi"/>
          <w:color w:val="000000"/>
        </w:rPr>
        <w:t>has a single type: Van, Pullman, etc.</w:t>
      </w:r>
      <w:r w:rsidRPr="002E0D6D">
        <w:rPr>
          <w:rFonts w:asciiTheme="majorBidi" w:hAnsiTheme="majorBidi" w:cstheme="majorBidi"/>
          <w:color w:val="000000"/>
        </w:rPr>
        <w:t xml:space="preserve"> We have several buses of </w:t>
      </w:r>
      <w:r w:rsidR="00D148B0">
        <w:rPr>
          <w:rFonts w:asciiTheme="majorBidi" w:hAnsiTheme="majorBidi" w:cstheme="majorBidi"/>
          <w:color w:val="000000"/>
        </w:rPr>
        <w:t xml:space="preserve">the </w:t>
      </w:r>
      <w:r w:rsidR="00CB6DA0">
        <w:rPr>
          <w:rFonts w:asciiTheme="majorBidi" w:hAnsiTheme="majorBidi" w:cstheme="majorBidi"/>
          <w:color w:val="000000"/>
        </w:rPr>
        <w:t xml:space="preserve">same </w:t>
      </w:r>
      <w:r w:rsidRPr="002E0D6D">
        <w:rPr>
          <w:rFonts w:asciiTheme="majorBidi" w:hAnsiTheme="majorBidi" w:cstheme="majorBidi"/>
          <w:color w:val="000000"/>
        </w:rPr>
        <w:t>type.</w:t>
      </w:r>
    </w:p>
    <w:p w:rsidR="0097058A" w:rsidRPr="00886EFF"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886EFF">
        <w:rPr>
          <w:rFonts w:asciiTheme="majorBidi" w:hAnsiTheme="majorBidi" w:cstheme="majorBidi"/>
          <w:color w:val="000000"/>
        </w:rPr>
        <w:t xml:space="preserve">A reservation </w:t>
      </w:r>
      <w:r w:rsidR="00507824">
        <w:rPr>
          <w:rFonts w:asciiTheme="majorBidi" w:hAnsiTheme="majorBidi" w:cstheme="majorBidi"/>
          <w:color w:val="000000"/>
        </w:rPr>
        <w:t>belongs to</w:t>
      </w:r>
      <w:r w:rsidRPr="00886EFF">
        <w:rPr>
          <w:rFonts w:asciiTheme="majorBidi" w:hAnsiTheme="majorBidi" w:cstheme="majorBidi"/>
          <w:color w:val="000000"/>
        </w:rPr>
        <w:t xml:space="preserve"> </w:t>
      </w:r>
      <w:r w:rsidR="00507824">
        <w:rPr>
          <w:rFonts w:asciiTheme="majorBidi" w:hAnsiTheme="majorBidi" w:cstheme="majorBidi"/>
          <w:color w:val="000000"/>
        </w:rPr>
        <w:t>one</w:t>
      </w:r>
      <w:r w:rsidRPr="00886EFF">
        <w:rPr>
          <w:rFonts w:asciiTheme="majorBidi" w:hAnsiTheme="majorBidi" w:cstheme="majorBidi"/>
          <w:color w:val="000000"/>
        </w:rPr>
        <w:t xml:space="preserve"> customer.</w:t>
      </w:r>
    </w:p>
    <w:p w:rsidR="0097058A" w:rsidRPr="00886EFF"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886EFF">
        <w:rPr>
          <w:rFonts w:asciiTheme="majorBidi" w:hAnsiTheme="majorBidi" w:cstheme="majorBidi"/>
          <w:color w:val="000000"/>
        </w:rPr>
        <w:t>A reservation corresponds to a single trip.</w:t>
      </w:r>
    </w:p>
    <w:p w:rsidR="0097058A" w:rsidRPr="00886EFF"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886EFF">
        <w:rPr>
          <w:rFonts w:asciiTheme="majorBidi" w:hAnsiTheme="majorBidi" w:cstheme="majorBidi"/>
          <w:color w:val="000000"/>
        </w:rPr>
        <w:t xml:space="preserve">A reservation is </w:t>
      </w:r>
      <w:r>
        <w:rPr>
          <w:rFonts w:asciiTheme="majorBidi" w:hAnsiTheme="majorBidi" w:cstheme="majorBidi"/>
          <w:color w:val="000000"/>
        </w:rPr>
        <w:t>made</w:t>
      </w:r>
      <w:r w:rsidRPr="00886EFF">
        <w:rPr>
          <w:rFonts w:asciiTheme="majorBidi" w:hAnsiTheme="majorBidi" w:cstheme="majorBidi"/>
          <w:color w:val="000000"/>
        </w:rPr>
        <w:t xml:space="preserve"> by </w:t>
      </w:r>
      <w:r>
        <w:rPr>
          <w:rFonts w:asciiTheme="majorBidi" w:hAnsiTheme="majorBidi" w:cstheme="majorBidi"/>
          <w:color w:val="000000"/>
        </w:rPr>
        <w:t>one</w:t>
      </w:r>
      <w:r w:rsidRPr="00886EFF">
        <w:rPr>
          <w:rFonts w:asciiTheme="majorBidi" w:hAnsiTheme="majorBidi" w:cstheme="majorBidi"/>
          <w:color w:val="000000"/>
        </w:rPr>
        <w:t xml:space="preserve"> employee. </w:t>
      </w:r>
      <w:r>
        <w:rPr>
          <w:rFonts w:asciiTheme="majorBidi" w:hAnsiTheme="majorBidi" w:cstheme="majorBidi"/>
          <w:color w:val="000000"/>
        </w:rPr>
        <w:t xml:space="preserve">It </w:t>
      </w:r>
      <w:r w:rsidRPr="00886EFF">
        <w:rPr>
          <w:rFonts w:asciiTheme="majorBidi" w:hAnsiTheme="majorBidi" w:cstheme="majorBidi"/>
          <w:color w:val="000000"/>
        </w:rPr>
        <w:t xml:space="preserve">has a date, an amount (as </w:t>
      </w:r>
      <w:r>
        <w:rPr>
          <w:rFonts w:asciiTheme="majorBidi" w:hAnsiTheme="majorBidi" w:cstheme="majorBidi"/>
          <w:color w:val="000000"/>
        </w:rPr>
        <w:t>advance</w:t>
      </w:r>
      <w:r w:rsidRPr="00886EFF">
        <w:rPr>
          <w:rFonts w:asciiTheme="majorBidi" w:hAnsiTheme="majorBidi" w:cstheme="majorBidi"/>
          <w:color w:val="000000"/>
        </w:rPr>
        <w:t>) and a number of pe</w:t>
      </w:r>
      <w:r w:rsidR="0090133C">
        <w:rPr>
          <w:rFonts w:asciiTheme="majorBidi" w:hAnsiTheme="majorBidi" w:cstheme="majorBidi"/>
          <w:color w:val="000000"/>
        </w:rPr>
        <w:t>rsons</w:t>
      </w:r>
      <w:r w:rsidRPr="00886EFF">
        <w:rPr>
          <w:rFonts w:asciiTheme="majorBidi" w:hAnsiTheme="majorBidi" w:cstheme="majorBidi"/>
          <w:color w:val="000000"/>
        </w:rPr>
        <w:t>.</w:t>
      </w:r>
    </w:p>
    <w:p w:rsidR="0097058A" w:rsidRPr="00886EFF"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886EFF">
        <w:rPr>
          <w:rFonts w:asciiTheme="majorBidi" w:hAnsiTheme="majorBidi" w:cstheme="majorBidi"/>
          <w:color w:val="000000"/>
        </w:rPr>
        <w:t xml:space="preserve">A reservation can be canceled 48 hours before departure. The cancellation date </w:t>
      </w:r>
      <w:r w:rsidR="0090133C">
        <w:rPr>
          <w:rFonts w:asciiTheme="majorBidi" w:hAnsiTheme="majorBidi" w:cstheme="majorBidi"/>
          <w:color w:val="000000"/>
        </w:rPr>
        <w:t>should</w:t>
      </w:r>
      <w:r w:rsidRPr="00886EFF">
        <w:rPr>
          <w:rFonts w:asciiTheme="majorBidi" w:hAnsiTheme="majorBidi" w:cstheme="majorBidi"/>
          <w:color w:val="000000"/>
        </w:rPr>
        <w:t xml:space="preserve"> be </w:t>
      </w:r>
      <w:r>
        <w:rPr>
          <w:rFonts w:asciiTheme="majorBidi" w:hAnsiTheme="majorBidi" w:cstheme="majorBidi"/>
          <w:color w:val="000000"/>
        </w:rPr>
        <w:t>stored</w:t>
      </w:r>
      <w:r w:rsidRPr="00886EFF">
        <w:rPr>
          <w:rFonts w:asciiTheme="majorBidi" w:hAnsiTheme="majorBidi" w:cstheme="majorBidi"/>
          <w:color w:val="000000"/>
        </w:rPr>
        <w:t xml:space="preserve">. Cancellation </w:t>
      </w:r>
      <w:r w:rsidR="0090133C">
        <w:rPr>
          <w:rFonts w:asciiTheme="majorBidi" w:hAnsiTheme="majorBidi" w:cstheme="majorBidi"/>
          <w:color w:val="000000"/>
        </w:rPr>
        <w:t>can be</w:t>
      </w:r>
      <w:r w:rsidR="0090133C" w:rsidRPr="00886EFF">
        <w:rPr>
          <w:rFonts w:asciiTheme="majorBidi" w:hAnsiTheme="majorBidi" w:cstheme="majorBidi"/>
          <w:color w:val="000000"/>
        </w:rPr>
        <w:t xml:space="preserve"> </w:t>
      </w:r>
      <w:r w:rsidRPr="00886EFF">
        <w:rPr>
          <w:rFonts w:asciiTheme="majorBidi" w:hAnsiTheme="majorBidi" w:cstheme="majorBidi"/>
          <w:color w:val="000000"/>
        </w:rPr>
        <w:t xml:space="preserve">made </w:t>
      </w:r>
      <w:r w:rsidRPr="00886EFF">
        <w:rPr>
          <w:rFonts w:ascii="Cambria Math" w:hAnsi="Cambria Math" w:cs="Cambria Math"/>
          <w:color w:val="000000"/>
        </w:rPr>
        <w:t>​​</w:t>
      </w:r>
      <w:r w:rsidRPr="00886EFF">
        <w:rPr>
          <w:color w:val="000000"/>
        </w:rPr>
        <w:t xml:space="preserve">by an employee who is not necessarily the </w:t>
      </w:r>
      <w:r w:rsidR="0090133C">
        <w:rPr>
          <w:color w:val="000000"/>
        </w:rPr>
        <w:t xml:space="preserve">same </w:t>
      </w:r>
      <w:r w:rsidRPr="00886EFF">
        <w:rPr>
          <w:color w:val="000000"/>
        </w:rPr>
        <w:t xml:space="preserve">one who made the </w:t>
      </w:r>
      <w:r>
        <w:rPr>
          <w:rFonts w:asciiTheme="majorBidi" w:hAnsiTheme="majorBidi" w:cstheme="majorBidi"/>
          <w:color w:val="000000"/>
        </w:rPr>
        <w:t>reservation</w:t>
      </w:r>
      <w:r w:rsidRPr="00886EFF">
        <w:rPr>
          <w:rFonts w:asciiTheme="majorBidi" w:hAnsiTheme="majorBidi" w:cstheme="majorBidi"/>
          <w:color w:val="000000"/>
        </w:rPr>
        <w:t>.</w:t>
      </w:r>
    </w:p>
    <w:p w:rsidR="0097058A" w:rsidRPr="00886EFF"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886EFF">
        <w:rPr>
          <w:rFonts w:asciiTheme="majorBidi" w:hAnsiTheme="majorBidi" w:cstheme="majorBidi"/>
          <w:color w:val="000000"/>
        </w:rPr>
        <w:t xml:space="preserve">A </w:t>
      </w:r>
      <w:r>
        <w:rPr>
          <w:rFonts w:asciiTheme="majorBidi" w:hAnsiTheme="majorBidi" w:cstheme="majorBidi"/>
          <w:color w:val="000000"/>
        </w:rPr>
        <w:t>trip</w:t>
      </w:r>
      <w:r w:rsidRPr="00886EFF">
        <w:rPr>
          <w:rFonts w:asciiTheme="majorBidi" w:hAnsiTheme="majorBidi" w:cstheme="majorBidi"/>
          <w:color w:val="000000"/>
        </w:rPr>
        <w:t xml:space="preserve"> may or </w:t>
      </w:r>
      <w:r w:rsidR="0090133C">
        <w:rPr>
          <w:rFonts w:asciiTheme="majorBidi" w:hAnsiTheme="majorBidi" w:cstheme="majorBidi"/>
          <w:color w:val="000000"/>
        </w:rPr>
        <w:t xml:space="preserve">may </w:t>
      </w:r>
      <w:r w:rsidRPr="00886EFF">
        <w:rPr>
          <w:rFonts w:asciiTheme="majorBidi" w:hAnsiTheme="majorBidi" w:cstheme="majorBidi"/>
          <w:color w:val="000000"/>
        </w:rPr>
        <w:t xml:space="preserve">not have multiple </w:t>
      </w:r>
      <w:r>
        <w:rPr>
          <w:rFonts w:asciiTheme="majorBidi" w:hAnsiTheme="majorBidi" w:cstheme="majorBidi"/>
          <w:color w:val="000000"/>
        </w:rPr>
        <w:t>stop</w:t>
      </w:r>
      <w:r w:rsidR="0090133C">
        <w:rPr>
          <w:rFonts w:asciiTheme="majorBidi" w:hAnsiTheme="majorBidi" w:cstheme="majorBidi"/>
          <w:color w:val="000000"/>
        </w:rPr>
        <w:t>over</w:t>
      </w:r>
      <w:r>
        <w:rPr>
          <w:rFonts w:asciiTheme="majorBidi" w:hAnsiTheme="majorBidi" w:cstheme="majorBidi"/>
          <w:color w:val="000000"/>
        </w:rPr>
        <w:t xml:space="preserve"> </w:t>
      </w:r>
      <w:r w:rsidRPr="00886EFF">
        <w:rPr>
          <w:rFonts w:asciiTheme="majorBidi" w:hAnsiTheme="majorBidi" w:cstheme="majorBidi"/>
          <w:color w:val="000000"/>
        </w:rPr>
        <w:t xml:space="preserve">cities. Each stopover city has its </w:t>
      </w:r>
      <w:r>
        <w:rPr>
          <w:rFonts w:asciiTheme="majorBidi" w:hAnsiTheme="majorBidi" w:cstheme="majorBidi"/>
          <w:color w:val="000000"/>
        </w:rPr>
        <w:t>rank</w:t>
      </w:r>
      <w:r w:rsidRPr="00886EFF">
        <w:rPr>
          <w:rFonts w:asciiTheme="majorBidi" w:hAnsiTheme="majorBidi" w:cstheme="majorBidi"/>
          <w:color w:val="000000"/>
        </w:rPr>
        <w:t xml:space="preserve"> during the trip.</w:t>
      </w:r>
    </w:p>
    <w:p w:rsidR="0097058A" w:rsidRPr="00886EFF"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886EFF">
        <w:rPr>
          <w:rFonts w:asciiTheme="majorBidi" w:hAnsiTheme="majorBidi" w:cstheme="majorBidi"/>
          <w:color w:val="000000"/>
        </w:rPr>
        <w:t xml:space="preserve">A </w:t>
      </w:r>
      <w:r>
        <w:rPr>
          <w:rFonts w:asciiTheme="majorBidi" w:hAnsiTheme="majorBidi" w:cstheme="majorBidi"/>
          <w:color w:val="000000"/>
        </w:rPr>
        <w:t>trip</w:t>
      </w:r>
      <w:r w:rsidRPr="00886EFF">
        <w:rPr>
          <w:rFonts w:asciiTheme="majorBidi" w:hAnsiTheme="majorBidi" w:cstheme="majorBidi"/>
          <w:color w:val="000000"/>
        </w:rPr>
        <w:t xml:space="preserve"> may require more than one bus. Each bus</w:t>
      </w:r>
      <w:r w:rsidR="00D148B0">
        <w:rPr>
          <w:rFonts w:asciiTheme="majorBidi" w:hAnsiTheme="majorBidi" w:cstheme="majorBidi"/>
          <w:color w:val="000000"/>
        </w:rPr>
        <w:t>,</w:t>
      </w:r>
      <w:r w:rsidRPr="00886EFF">
        <w:rPr>
          <w:rFonts w:asciiTheme="majorBidi" w:hAnsiTheme="majorBidi" w:cstheme="majorBidi"/>
          <w:color w:val="000000"/>
        </w:rPr>
        <w:t xml:space="preserve"> for a trip</w:t>
      </w:r>
      <w:r w:rsidR="00D148B0">
        <w:rPr>
          <w:rFonts w:asciiTheme="majorBidi" w:hAnsiTheme="majorBidi" w:cstheme="majorBidi"/>
          <w:color w:val="000000"/>
        </w:rPr>
        <w:t>,</w:t>
      </w:r>
      <w:r w:rsidRPr="00886EFF">
        <w:rPr>
          <w:rFonts w:asciiTheme="majorBidi" w:hAnsiTheme="majorBidi" w:cstheme="majorBidi"/>
          <w:color w:val="000000"/>
        </w:rPr>
        <w:t xml:space="preserve"> requires a hostess and a driver.</w:t>
      </w:r>
    </w:p>
    <w:p w:rsidR="0097058A" w:rsidRDefault="0097058A" w:rsidP="00C8741E">
      <w:pPr>
        <w:pStyle w:val="st4"/>
        <w:numPr>
          <w:ilvl w:val="0"/>
          <w:numId w:val="4"/>
        </w:numPr>
        <w:spacing w:before="0" w:beforeAutospacing="0" w:after="0" w:afterAutospacing="0" w:line="276" w:lineRule="auto"/>
        <w:jc w:val="both"/>
        <w:rPr>
          <w:rFonts w:asciiTheme="majorBidi" w:hAnsiTheme="majorBidi" w:cstheme="majorBidi"/>
          <w:color w:val="000000"/>
        </w:rPr>
      </w:pPr>
      <w:r w:rsidRPr="00886EFF">
        <w:rPr>
          <w:rFonts w:asciiTheme="majorBidi" w:hAnsiTheme="majorBidi" w:cstheme="majorBidi"/>
          <w:color w:val="000000"/>
        </w:rPr>
        <w:t xml:space="preserve">A trip can be made at any </w:t>
      </w:r>
      <w:r>
        <w:rPr>
          <w:rFonts w:asciiTheme="majorBidi" w:hAnsiTheme="majorBidi" w:cstheme="majorBidi"/>
          <w:color w:val="000000"/>
        </w:rPr>
        <w:t>period</w:t>
      </w:r>
      <w:r w:rsidRPr="00886EFF">
        <w:rPr>
          <w:rFonts w:asciiTheme="majorBidi" w:hAnsiTheme="majorBidi" w:cstheme="majorBidi"/>
          <w:color w:val="000000"/>
        </w:rPr>
        <w:t xml:space="preserve"> of year. The price per person for a trip depends on the </w:t>
      </w:r>
      <w:r>
        <w:rPr>
          <w:rFonts w:asciiTheme="majorBidi" w:hAnsiTheme="majorBidi" w:cstheme="majorBidi"/>
          <w:color w:val="000000"/>
        </w:rPr>
        <w:t>period</w:t>
      </w:r>
      <w:r w:rsidRPr="00886EFF">
        <w:rPr>
          <w:rFonts w:asciiTheme="majorBidi" w:hAnsiTheme="majorBidi" w:cstheme="majorBidi"/>
          <w:color w:val="000000"/>
        </w:rPr>
        <w:t>. A period has a start date and an end date.</w:t>
      </w:r>
    </w:p>
    <w:p w:rsidR="00D148B0" w:rsidRPr="00886EFF" w:rsidRDefault="00D148B0" w:rsidP="00D148B0">
      <w:pPr>
        <w:pStyle w:val="st4"/>
        <w:spacing w:before="0" w:beforeAutospacing="0" w:after="0" w:afterAutospacing="0"/>
        <w:ind w:left="360"/>
        <w:jc w:val="both"/>
        <w:rPr>
          <w:rFonts w:asciiTheme="majorBidi" w:hAnsiTheme="majorBidi" w:cstheme="majorBidi"/>
          <w:color w:val="000000"/>
        </w:rPr>
      </w:pPr>
    </w:p>
    <w:p w:rsidR="00C8741E" w:rsidRDefault="00C8741E" w:rsidP="00861E88">
      <w:pPr>
        <w:bidi/>
        <w:ind w:right="-709"/>
        <w:rPr>
          <w:rFonts w:cs="Arabic Transparent" w:hint="cs"/>
          <w:sz w:val="22"/>
          <w:szCs w:val="22"/>
          <w:rtl/>
          <w:lang w:bidi="ar-LB"/>
        </w:rPr>
      </w:pPr>
    </w:p>
    <w:p w:rsidR="00C8741E" w:rsidRDefault="00C8741E" w:rsidP="00C8741E">
      <w:pPr>
        <w:bidi/>
        <w:ind w:right="-709"/>
        <w:rPr>
          <w:rFonts w:cs="Arabic Transparent" w:hint="cs"/>
          <w:sz w:val="22"/>
          <w:szCs w:val="22"/>
          <w:rtl/>
          <w:lang w:bidi="ar-LB"/>
        </w:rPr>
      </w:pPr>
    </w:p>
    <w:p w:rsidR="00C8741E" w:rsidRPr="00C8741E" w:rsidRDefault="00C8741E" w:rsidP="00C8741E">
      <w:pPr>
        <w:bidi/>
        <w:ind w:right="-709"/>
        <w:rPr>
          <w:rFonts w:asciiTheme="majorBidi" w:hAnsiTheme="majorBidi" w:cstheme="majorBidi"/>
          <w:b/>
          <w:bCs/>
          <w:sz w:val="20"/>
          <w:szCs w:val="20"/>
        </w:rPr>
      </w:pPr>
      <w:r w:rsidRPr="00C8741E">
        <w:rPr>
          <w:rFonts w:asciiTheme="majorBidi" w:hAnsiTheme="majorBidi" w:cstheme="majorBidi"/>
          <w:b/>
          <w:bCs/>
          <w:sz w:val="20"/>
          <w:szCs w:val="20"/>
          <w:rtl/>
          <w:lang w:bidi="ar-LB"/>
        </w:rPr>
        <w:t>ا</w:t>
      </w:r>
      <w:r w:rsidRPr="00C8741E">
        <w:rPr>
          <w:rFonts w:asciiTheme="majorBidi" w:hAnsiTheme="majorBidi" w:cstheme="majorBidi"/>
          <w:b/>
          <w:bCs/>
          <w:sz w:val="20"/>
          <w:szCs w:val="20"/>
          <w:rtl/>
        </w:rPr>
        <w:t xml:space="preserve">لاختصاص والرمز </w:t>
      </w:r>
      <w:r w:rsidRPr="00C8741E">
        <w:rPr>
          <w:rFonts w:asciiTheme="majorBidi" w:hAnsiTheme="majorBidi" w:cstheme="majorBidi"/>
          <w:b/>
          <w:bCs/>
          <w:sz w:val="20"/>
          <w:szCs w:val="20"/>
        </w:rPr>
        <w:tab/>
      </w:r>
      <w:r w:rsidRPr="00C8741E">
        <w:rPr>
          <w:rFonts w:asciiTheme="majorBidi" w:hAnsiTheme="majorBidi" w:cstheme="majorBidi"/>
          <w:b/>
          <w:bCs/>
          <w:sz w:val="20"/>
          <w:szCs w:val="20"/>
          <w:rtl/>
        </w:rPr>
        <w:t>: المعلوماتية الادارية (23107)</w:t>
      </w:r>
    </w:p>
    <w:p w:rsidR="00C8741E" w:rsidRPr="00C8741E" w:rsidRDefault="00C8741E" w:rsidP="00C8741E">
      <w:pPr>
        <w:bidi/>
        <w:ind w:right="-709"/>
        <w:rPr>
          <w:rFonts w:asciiTheme="majorBidi" w:hAnsiTheme="majorBidi" w:cstheme="majorBidi"/>
          <w:b/>
          <w:bCs/>
          <w:sz w:val="20"/>
          <w:szCs w:val="20"/>
          <w:lang w:bidi="ar-LB"/>
        </w:rPr>
      </w:pPr>
      <w:r w:rsidRPr="00C8741E">
        <w:rPr>
          <w:rFonts w:asciiTheme="majorBidi" w:hAnsiTheme="majorBidi" w:cstheme="majorBidi"/>
          <w:b/>
          <w:bCs/>
          <w:sz w:val="20"/>
          <w:szCs w:val="20"/>
          <w:lang w:bidi="ar-LB"/>
        </w:rPr>
        <w:t xml:space="preserve"> </w:t>
      </w:r>
      <w:r w:rsidRPr="00C8741E">
        <w:rPr>
          <w:rFonts w:asciiTheme="majorBidi" w:hAnsiTheme="majorBidi" w:cstheme="majorBidi"/>
          <w:b/>
          <w:bCs/>
          <w:sz w:val="20"/>
          <w:szCs w:val="20"/>
          <w:rtl/>
          <w:lang w:bidi="ar-LB"/>
        </w:rPr>
        <w:t xml:space="preserve">المادة      </w:t>
      </w:r>
      <w:r w:rsidRPr="00C8741E">
        <w:rPr>
          <w:rFonts w:asciiTheme="majorBidi" w:hAnsiTheme="majorBidi" w:cstheme="majorBidi"/>
          <w:b/>
          <w:bCs/>
          <w:sz w:val="20"/>
          <w:szCs w:val="20"/>
          <w:lang w:bidi="ar-LB"/>
        </w:rPr>
        <w:tab/>
      </w:r>
      <w:r w:rsidRPr="00C8741E">
        <w:rPr>
          <w:rFonts w:asciiTheme="majorBidi" w:hAnsiTheme="majorBidi" w:cstheme="majorBidi"/>
          <w:b/>
          <w:bCs/>
          <w:sz w:val="20"/>
          <w:szCs w:val="20"/>
          <w:lang w:bidi="ar-LB"/>
        </w:rPr>
        <w:tab/>
      </w:r>
      <w:r w:rsidRPr="00C8741E">
        <w:rPr>
          <w:rFonts w:asciiTheme="majorBidi" w:hAnsiTheme="majorBidi" w:cstheme="majorBidi"/>
          <w:b/>
          <w:bCs/>
          <w:sz w:val="20"/>
          <w:szCs w:val="20"/>
          <w:rtl/>
          <w:lang w:bidi="ar-LB"/>
        </w:rPr>
        <w:t>: طرائق التحليل</w:t>
      </w:r>
      <w:r w:rsidRPr="00C8741E">
        <w:rPr>
          <w:rFonts w:asciiTheme="majorBidi" w:hAnsiTheme="majorBidi" w:cstheme="majorBidi"/>
          <w:b/>
          <w:bCs/>
          <w:sz w:val="20"/>
          <w:szCs w:val="20"/>
          <w:rtl/>
          <w:lang w:bidi="ar-LB"/>
        </w:rPr>
        <w:tab/>
      </w:r>
      <w:r w:rsidRPr="00C8741E">
        <w:rPr>
          <w:rFonts w:asciiTheme="majorBidi" w:hAnsiTheme="majorBidi" w:cstheme="majorBidi"/>
          <w:b/>
          <w:bCs/>
          <w:sz w:val="20"/>
          <w:szCs w:val="20"/>
          <w:rtl/>
          <w:lang w:bidi="ar-LB"/>
        </w:rPr>
        <w:tab/>
      </w:r>
      <w:r w:rsidRPr="00C8741E">
        <w:rPr>
          <w:rFonts w:asciiTheme="majorBidi" w:hAnsiTheme="majorBidi" w:cstheme="majorBidi"/>
          <w:sz w:val="20"/>
          <w:szCs w:val="20"/>
          <w:rtl/>
          <w:lang w:bidi="ar-LB"/>
        </w:rPr>
        <w:tab/>
      </w:r>
      <w:r w:rsidRPr="00C8741E">
        <w:rPr>
          <w:rFonts w:asciiTheme="majorBidi" w:hAnsiTheme="majorBidi" w:cstheme="majorBidi"/>
          <w:b/>
          <w:bCs/>
          <w:sz w:val="20"/>
          <w:szCs w:val="20"/>
          <w:rtl/>
          <w:lang w:bidi="ar-LB"/>
        </w:rPr>
        <w:tab/>
      </w:r>
    </w:p>
    <w:p w:rsidR="0097058A" w:rsidRPr="00D148B0" w:rsidRDefault="00C8741E" w:rsidP="00861E88">
      <w:pPr>
        <w:pStyle w:val="HTMLPreformatted"/>
        <w:spacing w:before="120"/>
        <w:rPr>
          <w:rFonts w:asciiTheme="majorBidi" w:hAnsiTheme="majorBidi" w:cstheme="majorBidi"/>
          <w:b/>
          <w:bCs/>
          <w:sz w:val="24"/>
          <w:szCs w:val="24"/>
          <w:u w:val="single"/>
        </w:rPr>
      </w:pPr>
      <w:r>
        <w:rPr>
          <w:rFonts w:asciiTheme="majorBidi" w:hAnsiTheme="majorBidi" w:cstheme="majorBidi"/>
          <w:noProof/>
          <w:u w:val="single"/>
        </w:rPr>
        <w:pict>
          <v:shape id="_x0000_s1032" type="#_x0000_t32" style="position:absolute;margin-left:-4.35pt;margin-top:1.65pt;width:522.75pt;height:0;flip:x;z-index:251661312" o:connectortype="straight"/>
        </w:pict>
      </w:r>
      <w:r w:rsidR="0097058A" w:rsidRPr="00D148B0">
        <w:rPr>
          <w:rFonts w:asciiTheme="majorBidi" w:hAnsiTheme="majorBidi" w:cstheme="majorBidi"/>
          <w:b/>
          <w:bCs/>
          <w:sz w:val="24"/>
          <w:szCs w:val="24"/>
          <w:u w:val="single"/>
        </w:rPr>
        <w:t xml:space="preserve">Work to </w:t>
      </w:r>
      <w:r w:rsidR="0090133C" w:rsidRPr="00D148B0">
        <w:rPr>
          <w:rFonts w:asciiTheme="majorBidi" w:hAnsiTheme="majorBidi" w:cstheme="majorBidi"/>
          <w:b/>
          <w:bCs/>
          <w:sz w:val="24"/>
          <w:szCs w:val="24"/>
          <w:u w:val="single"/>
        </w:rPr>
        <w:t>do:</w:t>
      </w:r>
    </w:p>
    <w:p w:rsidR="0097058A" w:rsidRPr="0073749B" w:rsidRDefault="0097058A" w:rsidP="0090133C">
      <w:pPr>
        <w:pStyle w:val="HTMLPreformatted"/>
        <w:numPr>
          <w:ilvl w:val="0"/>
          <w:numId w:val="5"/>
        </w:numPr>
        <w:jc w:val="both"/>
        <w:rPr>
          <w:rFonts w:asciiTheme="majorBidi" w:hAnsiTheme="majorBidi" w:cstheme="majorBidi"/>
          <w:sz w:val="24"/>
          <w:szCs w:val="24"/>
        </w:rPr>
      </w:pPr>
      <w:r w:rsidRPr="0073749B">
        <w:rPr>
          <w:rFonts w:asciiTheme="majorBidi" w:hAnsiTheme="majorBidi" w:cstheme="majorBidi"/>
          <w:sz w:val="24"/>
          <w:szCs w:val="24"/>
        </w:rPr>
        <w:t xml:space="preserve">Establish the </w:t>
      </w:r>
      <w:r w:rsidR="0090133C">
        <w:rPr>
          <w:rFonts w:asciiTheme="majorBidi" w:hAnsiTheme="majorBidi" w:cstheme="majorBidi"/>
          <w:sz w:val="24"/>
          <w:szCs w:val="24"/>
        </w:rPr>
        <w:t xml:space="preserve">list of </w:t>
      </w:r>
      <w:r w:rsidR="00427D84" w:rsidRPr="0073749B">
        <w:rPr>
          <w:rFonts w:asciiTheme="majorBidi" w:hAnsiTheme="majorBidi" w:cstheme="majorBidi"/>
          <w:sz w:val="24"/>
          <w:szCs w:val="24"/>
        </w:rPr>
        <w:t>attributes.</w:t>
      </w:r>
    </w:p>
    <w:p w:rsidR="0097058A" w:rsidRPr="0073749B" w:rsidRDefault="0097058A" w:rsidP="0097058A">
      <w:pPr>
        <w:pStyle w:val="HTMLPreformatted"/>
        <w:numPr>
          <w:ilvl w:val="0"/>
          <w:numId w:val="5"/>
        </w:numPr>
        <w:jc w:val="both"/>
        <w:rPr>
          <w:rFonts w:asciiTheme="majorBidi" w:hAnsiTheme="majorBidi" w:cstheme="majorBidi"/>
          <w:sz w:val="24"/>
          <w:szCs w:val="24"/>
        </w:rPr>
      </w:pPr>
      <w:r w:rsidRPr="0073749B">
        <w:rPr>
          <w:rFonts w:asciiTheme="majorBidi" w:hAnsiTheme="majorBidi" w:cstheme="majorBidi"/>
          <w:sz w:val="24"/>
          <w:szCs w:val="24"/>
        </w:rPr>
        <w:t>Establish the Conceptual Data Model (CDM), specifying the entities (</w:t>
      </w:r>
      <w:r>
        <w:rPr>
          <w:rFonts w:asciiTheme="majorBidi" w:hAnsiTheme="majorBidi" w:cstheme="majorBidi"/>
          <w:sz w:val="24"/>
          <w:szCs w:val="24"/>
        </w:rPr>
        <w:t>identifier</w:t>
      </w:r>
      <w:r w:rsidRPr="0073749B">
        <w:rPr>
          <w:rFonts w:asciiTheme="majorBidi" w:hAnsiTheme="majorBidi" w:cstheme="majorBidi"/>
          <w:sz w:val="24"/>
          <w:szCs w:val="24"/>
        </w:rPr>
        <w:t xml:space="preserve"> and properties), relations and cardinalit</w:t>
      </w:r>
      <w:r>
        <w:rPr>
          <w:rFonts w:asciiTheme="majorBidi" w:hAnsiTheme="majorBidi" w:cstheme="majorBidi"/>
          <w:sz w:val="24"/>
          <w:szCs w:val="24"/>
        </w:rPr>
        <w:t>ies</w:t>
      </w:r>
      <w:r w:rsidRPr="0073749B">
        <w:rPr>
          <w:rFonts w:asciiTheme="majorBidi" w:hAnsiTheme="majorBidi" w:cstheme="majorBidi"/>
          <w:sz w:val="24"/>
          <w:szCs w:val="24"/>
        </w:rPr>
        <w:t>.</w:t>
      </w:r>
    </w:p>
    <w:p w:rsidR="00FC6714" w:rsidRPr="00FC6714" w:rsidRDefault="00FC6714" w:rsidP="00E6236D">
      <w:pPr>
        <w:pStyle w:val="ListParagraph"/>
        <w:spacing w:before="120" w:after="0" w:line="240" w:lineRule="auto"/>
        <w:ind w:left="0"/>
        <w:rPr>
          <w:b/>
          <w:bCs/>
          <w:lang w:val="en-US" w:bidi="ar-LB"/>
        </w:rPr>
      </w:pPr>
      <w:r w:rsidRPr="00FC6714">
        <w:rPr>
          <w:b/>
          <w:bCs/>
          <w:u w:val="single"/>
          <w:lang w:val="en-US" w:bidi="ar-LB"/>
        </w:rPr>
        <w:t>Exercise 3:</w:t>
      </w:r>
      <w:r w:rsidRPr="00FC6714">
        <w:rPr>
          <w:b/>
          <w:bCs/>
          <w:lang w:val="en-US" w:bidi="ar-LB"/>
        </w:rPr>
        <w:t xml:space="preserve"> (</w:t>
      </w:r>
      <w:r w:rsidR="00E6236D">
        <w:rPr>
          <w:b/>
          <w:bCs/>
          <w:lang w:val="en-US" w:bidi="ar-LB"/>
        </w:rPr>
        <w:t>5</w:t>
      </w:r>
      <w:r w:rsidRPr="00FC6714">
        <w:rPr>
          <w:b/>
          <w:bCs/>
          <w:lang w:val="en-US" w:bidi="ar-LB"/>
        </w:rPr>
        <w:t xml:space="preserve"> </w:t>
      </w:r>
      <w:proofErr w:type="spellStart"/>
      <w:r w:rsidRPr="00FC6714">
        <w:rPr>
          <w:b/>
          <w:bCs/>
          <w:lang w:val="en-US" w:bidi="ar-LB"/>
        </w:rPr>
        <w:t>pts</w:t>
      </w:r>
      <w:proofErr w:type="spellEnd"/>
      <w:r w:rsidRPr="00FC6714">
        <w:rPr>
          <w:b/>
          <w:bCs/>
          <w:lang w:val="en-US" w:bidi="ar-LB"/>
        </w:rPr>
        <w:t>)</w:t>
      </w:r>
    </w:p>
    <w:p w:rsidR="00FC6714" w:rsidRPr="00FC6714" w:rsidRDefault="00FC6714" w:rsidP="0090133C">
      <w:pPr>
        <w:pStyle w:val="HTMLPreformatted"/>
        <w:jc w:val="both"/>
        <w:rPr>
          <w:rFonts w:asciiTheme="majorBidi" w:hAnsiTheme="majorBidi" w:cstheme="majorBidi"/>
          <w:b/>
          <w:bCs/>
          <w:sz w:val="24"/>
          <w:szCs w:val="24"/>
        </w:rPr>
      </w:pPr>
      <w:r w:rsidRPr="00FC6714">
        <w:rPr>
          <w:rFonts w:asciiTheme="majorBidi" w:hAnsiTheme="majorBidi" w:cstheme="majorBidi"/>
          <w:b/>
          <w:bCs/>
          <w:sz w:val="24"/>
          <w:szCs w:val="24"/>
        </w:rPr>
        <w:t xml:space="preserve">Transform the following </w:t>
      </w:r>
      <w:r w:rsidR="0090133C">
        <w:rPr>
          <w:rFonts w:asciiTheme="majorBidi" w:hAnsiTheme="majorBidi" w:cstheme="majorBidi"/>
          <w:b/>
          <w:bCs/>
          <w:sz w:val="24"/>
          <w:szCs w:val="24"/>
        </w:rPr>
        <w:t>CDM</w:t>
      </w:r>
      <w:r w:rsidR="0090133C" w:rsidRPr="00FC6714">
        <w:rPr>
          <w:rFonts w:asciiTheme="majorBidi" w:hAnsiTheme="majorBidi" w:cstheme="majorBidi"/>
          <w:b/>
          <w:bCs/>
          <w:sz w:val="24"/>
          <w:szCs w:val="24"/>
        </w:rPr>
        <w:t xml:space="preserve"> </w:t>
      </w:r>
      <w:r w:rsidRPr="00FC6714">
        <w:rPr>
          <w:rFonts w:asciiTheme="majorBidi" w:hAnsiTheme="majorBidi" w:cstheme="majorBidi"/>
          <w:b/>
          <w:bCs/>
          <w:sz w:val="24"/>
          <w:szCs w:val="24"/>
        </w:rPr>
        <w:t>in</w:t>
      </w:r>
      <w:r w:rsidR="0090133C">
        <w:rPr>
          <w:rFonts w:asciiTheme="majorBidi" w:hAnsiTheme="majorBidi" w:cstheme="majorBidi"/>
          <w:b/>
          <w:bCs/>
          <w:sz w:val="24"/>
          <w:szCs w:val="24"/>
        </w:rPr>
        <w:t>to</w:t>
      </w:r>
      <w:r w:rsidRPr="00FC6714">
        <w:rPr>
          <w:rFonts w:asciiTheme="majorBidi" w:hAnsiTheme="majorBidi" w:cstheme="majorBidi"/>
          <w:b/>
          <w:bCs/>
          <w:sz w:val="24"/>
          <w:szCs w:val="24"/>
        </w:rPr>
        <w:t xml:space="preserve"> Logical Data Model (LDM).</w:t>
      </w:r>
    </w:p>
    <w:p w:rsidR="008A155A" w:rsidRDefault="00CC05B5" w:rsidP="00CC05B5">
      <w:pPr>
        <w:jc w:val="center"/>
      </w:pPr>
      <w:r>
        <w:rPr>
          <w:noProof/>
        </w:rPr>
        <w:drawing>
          <wp:inline distT="0" distB="0" distL="0" distR="0">
            <wp:extent cx="6493068" cy="3526922"/>
            <wp:effectExtent l="1905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6495053" cy="3528000"/>
                    </a:xfrm>
                    <a:prstGeom prst="rect">
                      <a:avLst/>
                    </a:prstGeom>
                    <a:noFill/>
                    <a:ln w="9525">
                      <a:noFill/>
                      <a:miter lim="800000"/>
                      <a:headEnd/>
                      <a:tailEnd/>
                    </a:ln>
                  </pic:spPr>
                </pic:pic>
              </a:graphicData>
            </a:graphic>
          </wp:inline>
        </w:drawing>
      </w:r>
    </w:p>
    <w:p w:rsidR="006D43AA" w:rsidRPr="00461178" w:rsidRDefault="006D43AA" w:rsidP="00C8741E">
      <w:pPr>
        <w:spacing w:line="276" w:lineRule="auto"/>
        <w:rPr>
          <w:b/>
          <w:bCs/>
          <w:lang w:bidi="ar-LB"/>
        </w:rPr>
      </w:pPr>
      <w:r w:rsidRPr="00461178">
        <w:rPr>
          <w:b/>
          <w:bCs/>
          <w:u w:val="single"/>
          <w:lang w:bidi="ar-LB"/>
        </w:rPr>
        <w:t>Exercise 4:</w:t>
      </w:r>
      <w:r w:rsidRPr="00461178">
        <w:rPr>
          <w:b/>
          <w:bCs/>
          <w:lang w:bidi="ar-LB"/>
        </w:rPr>
        <w:t xml:space="preserve"> (5 pts)</w:t>
      </w:r>
    </w:p>
    <w:p w:rsidR="006D43AA" w:rsidRPr="00461178" w:rsidRDefault="006D43AA" w:rsidP="00C8741E">
      <w:pPr>
        <w:spacing w:after="120" w:line="276" w:lineRule="auto"/>
        <w:rPr>
          <w:b/>
          <w:bCs/>
          <w:color w:val="000000"/>
        </w:rPr>
      </w:pPr>
      <w:r w:rsidRPr="00461178">
        <w:rPr>
          <w:b/>
          <w:bCs/>
          <w:color w:val="000000"/>
        </w:rPr>
        <w:t xml:space="preserve">Draw the Conceptual Treatment Model </w:t>
      </w:r>
      <w:r>
        <w:rPr>
          <w:b/>
          <w:bCs/>
          <w:color w:val="000000"/>
        </w:rPr>
        <w:t xml:space="preserve">(CTM) </w:t>
      </w:r>
      <w:r w:rsidRPr="00461178">
        <w:rPr>
          <w:b/>
          <w:bCs/>
          <w:color w:val="000000"/>
        </w:rPr>
        <w:t xml:space="preserve">of </w:t>
      </w:r>
      <w:r w:rsidR="000E5B89">
        <w:rPr>
          <w:b/>
          <w:bCs/>
          <w:color w:val="000000"/>
        </w:rPr>
        <w:t xml:space="preserve">the </w:t>
      </w:r>
      <w:r w:rsidRPr="00461178">
        <w:rPr>
          <w:b/>
          <w:bCs/>
          <w:color w:val="000000"/>
        </w:rPr>
        <w:t>following case</w:t>
      </w:r>
      <w:r w:rsidR="005F78D8" w:rsidRPr="005F78D8">
        <w:rPr>
          <w:b/>
          <w:bCs/>
          <w:color w:val="000000"/>
        </w:rPr>
        <w:t xml:space="preserve"> in a garage</w:t>
      </w:r>
      <w:r w:rsidRPr="00461178">
        <w:rPr>
          <w:b/>
          <w:bCs/>
          <w:color w:val="000000"/>
        </w:rPr>
        <w:t>:</w:t>
      </w:r>
    </w:p>
    <w:p w:rsidR="005F78D8" w:rsidRPr="00B71C21" w:rsidRDefault="005F78D8" w:rsidP="00C8741E">
      <w:pPr>
        <w:autoSpaceDE w:val="0"/>
        <w:autoSpaceDN w:val="0"/>
        <w:adjustRightInd w:val="0"/>
        <w:spacing w:before="120" w:line="276" w:lineRule="auto"/>
        <w:jc w:val="center"/>
        <w:rPr>
          <w:rFonts w:asciiTheme="majorBidi" w:hAnsiTheme="majorBidi" w:cstheme="majorBidi"/>
          <w:b/>
          <w:bCs/>
        </w:rPr>
      </w:pPr>
      <w:r w:rsidRPr="00B71C21">
        <w:rPr>
          <w:rFonts w:asciiTheme="majorBidi" w:hAnsiTheme="majorBidi" w:cstheme="majorBidi"/>
          <w:b/>
          <w:bCs/>
        </w:rPr>
        <w:t>Auto repair</w:t>
      </w:r>
    </w:p>
    <w:p w:rsidR="005F78D8" w:rsidRDefault="005F78D8" w:rsidP="00C8741E">
      <w:pPr>
        <w:autoSpaceDE w:val="0"/>
        <w:autoSpaceDN w:val="0"/>
        <w:adjustRightInd w:val="0"/>
        <w:spacing w:line="276" w:lineRule="auto"/>
      </w:pPr>
      <w:r>
        <w:t xml:space="preserve">The </w:t>
      </w:r>
      <w:r>
        <w:rPr>
          <w:rStyle w:val="alt-edited"/>
        </w:rPr>
        <w:t>customer takes</w:t>
      </w:r>
      <w:r>
        <w:t xml:space="preserve"> an appointment for the repair of his vehicle.</w:t>
      </w:r>
    </w:p>
    <w:p w:rsidR="005F78D8" w:rsidRPr="00B61271" w:rsidRDefault="005F78D8" w:rsidP="00C8741E">
      <w:pPr>
        <w:autoSpaceDE w:val="0"/>
        <w:autoSpaceDN w:val="0"/>
        <w:adjustRightInd w:val="0"/>
        <w:spacing w:before="120" w:line="276" w:lineRule="auto"/>
        <w:jc w:val="both"/>
        <w:rPr>
          <w:rFonts w:asciiTheme="majorBidi" w:hAnsiTheme="majorBidi" w:cstheme="majorBidi"/>
        </w:rPr>
      </w:pPr>
      <w:r w:rsidRPr="00B71C21">
        <w:rPr>
          <w:rFonts w:asciiTheme="majorBidi" w:hAnsiTheme="majorBidi" w:cstheme="majorBidi"/>
        </w:rPr>
        <w:t xml:space="preserve">On the appointed day, the customer arrives </w:t>
      </w:r>
      <w:r w:rsidR="001662EF">
        <w:rPr>
          <w:rFonts w:asciiTheme="majorBidi" w:hAnsiTheme="majorBidi" w:cstheme="majorBidi"/>
        </w:rPr>
        <w:t>to</w:t>
      </w:r>
      <w:r w:rsidR="001662EF" w:rsidRPr="00B71C21">
        <w:rPr>
          <w:rFonts w:asciiTheme="majorBidi" w:hAnsiTheme="majorBidi" w:cstheme="majorBidi"/>
        </w:rPr>
        <w:t xml:space="preserve"> </w:t>
      </w:r>
      <w:r w:rsidRPr="00B71C21">
        <w:rPr>
          <w:rFonts w:asciiTheme="majorBidi" w:hAnsiTheme="majorBidi" w:cstheme="majorBidi"/>
        </w:rPr>
        <w:t xml:space="preserve">the reception of the garage and tells the workshop manager </w:t>
      </w:r>
      <w:r w:rsidR="001662EF">
        <w:rPr>
          <w:rFonts w:asciiTheme="majorBidi" w:hAnsiTheme="majorBidi" w:cstheme="majorBidi"/>
        </w:rPr>
        <w:t xml:space="preserve">about </w:t>
      </w:r>
      <w:r w:rsidRPr="00B71C21">
        <w:rPr>
          <w:rFonts w:asciiTheme="majorBidi" w:hAnsiTheme="majorBidi" w:cstheme="majorBidi"/>
        </w:rPr>
        <w:t>revisions and repairs</w:t>
      </w:r>
      <w:r>
        <w:rPr>
          <w:rFonts w:asciiTheme="majorBidi" w:hAnsiTheme="majorBidi" w:cstheme="majorBidi"/>
        </w:rPr>
        <w:t xml:space="preserve"> to do</w:t>
      </w:r>
      <w:r w:rsidRPr="00B71C21">
        <w:rPr>
          <w:rFonts w:asciiTheme="majorBidi" w:hAnsiTheme="majorBidi" w:cstheme="majorBidi"/>
        </w:rPr>
        <w:t xml:space="preserve">. </w:t>
      </w:r>
      <w:r w:rsidRPr="00B61271">
        <w:rPr>
          <w:rFonts w:asciiTheme="majorBidi" w:hAnsiTheme="majorBidi" w:cstheme="majorBidi"/>
        </w:rPr>
        <w:t xml:space="preserve">The workshop </w:t>
      </w:r>
      <w:r w:rsidR="00427D84" w:rsidRPr="00B61271">
        <w:rPr>
          <w:rFonts w:asciiTheme="majorBidi" w:hAnsiTheme="majorBidi" w:cstheme="majorBidi"/>
        </w:rPr>
        <w:t xml:space="preserve">manager </w:t>
      </w:r>
      <w:r w:rsidR="00427D84">
        <w:rPr>
          <w:rFonts w:asciiTheme="majorBidi" w:hAnsiTheme="majorBidi" w:cstheme="majorBidi"/>
        </w:rPr>
        <w:t>writes</w:t>
      </w:r>
      <w:r w:rsidR="001662EF">
        <w:rPr>
          <w:rFonts w:asciiTheme="majorBidi" w:hAnsiTheme="majorBidi" w:cstheme="majorBidi"/>
        </w:rPr>
        <w:t xml:space="preserve"> these </w:t>
      </w:r>
      <w:r w:rsidRPr="00B61271">
        <w:rPr>
          <w:rFonts w:asciiTheme="majorBidi" w:hAnsiTheme="majorBidi" w:cstheme="majorBidi"/>
        </w:rPr>
        <w:t>notes on a worksheet.</w:t>
      </w:r>
    </w:p>
    <w:p w:rsidR="005F78D8" w:rsidRPr="005F78D8" w:rsidRDefault="005F78D8" w:rsidP="00C8741E">
      <w:pPr>
        <w:autoSpaceDE w:val="0"/>
        <w:autoSpaceDN w:val="0"/>
        <w:adjustRightInd w:val="0"/>
        <w:spacing w:before="120" w:line="276" w:lineRule="auto"/>
        <w:jc w:val="both"/>
        <w:rPr>
          <w:rFonts w:asciiTheme="majorBidi" w:hAnsiTheme="majorBidi" w:cstheme="majorBidi"/>
        </w:rPr>
      </w:pPr>
      <w:r w:rsidRPr="005F78D8">
        <w:rPr>
          <w:rFonts w:asciiTheme="majorBidi" w:hAnsiTheme="majorBidi" w:cstheme="majorBidi"/>
        </w:rPr>
        <w:t xml:space="preserve">The vehicle is </w:t>
      </w:r>
      <w:r w:rsidR="00B61271">
        <w:rPr>
          <w:rFonts w:asciiTheme="majorBidi" w:hAnsiTheme="majorBidi" w:cstheme="majorBidi"/>
        </w:rPr>
        <w:t>supported</w:t>
      </w:r>
      <w:r w:rsidRPr="005F78D8">
        <w:rPr>
          <w:rFonts w:asciiTheme="majorBidi" w:hAnsiTheme="majorBidi" w:cstheme="majorBidi"/>
        </w:rPr>
        <w:t xml:space="preserve"> by a </w:t>
      </w:r>
      <w:r w:rsidR="001662EF" w:rsidRPr="001662EF">
        <w:rPr>
          <w:rFonts w:asciiTheme="majorBidi" w:hAnsiTheme="majorBidi" w:cstheme="majorBidi"/>
        </w:rPr>
        <w:t>mechanician</w:t>
      </w:r>
      <w:r w:rsidRPr="005F78D8">
        <w:rPr>
          <w:rFonts w:asciiTheme="majorBidi" w:hAnsiTheme="majorBidi" w:cstheme="majorBidi"/>
        </w:rPr>
        <w:t xml:space="preserve">. </w:t>
      </w:r>
      <w:r w:rsidRPr="00C958F3">
        <w:rPr>
          <w:rFonts w:asciiTheme="majorBidi" w:hAnsiTheme="majorBidi" w:cstheme="majorBidi"/>
        </w:rPr>
        <w:t xml:space="preserve">If </w:t>
      </w:r>
      <w:r w:rsidR="00B61271">
        <w:rPr>
          <w:rFonts w:asciiTheme="majorBidi" w:hAnsiTheme="majorBidi" w:cstheme="majorBidi"/>
        </w:rPr>
        <w:t>he</w:t>
      </w:r>
      <w:r w:rsidRPr="00C958F3">
        <w:rPr>
          <w:rFonts w:asciiTheme="majorBidi" w:hAnsiTheme="majorBidi" w:cstheme="majorBidi"/>
        </w:rPr>
        <w:t xml:space="preserve"> detects unexpected repairs, the workshop manager contacts the customer by phone and asks </w:t>
      </w:r>
      <w:r w:rsidR="000E5B89">
        <w:rPr>
          <w:rFonts w:asciiTheme="majorBidi" w:hAnsiTheme="majorBidi" w:cstheme="majorBidi"/>
        </w:rPr>
        <w:t>for his</w:t>
      </w:r>
      <w:r w:rsidRPr="00C958F3">
        <w:rPr>
          <w:rFonts w:asciiTheme="majorBidi" w:hAnsiTheme="majorBidi" w:cstheme="majorBidi"/>
        </w:rPr>
        <w:t xml:space="preserve"> agreement to the </w:t>
      </w:r>
      <w:r w:rsidR="001662EF">
        <w:rPr>
          <w:rFonts w:asciiTheme="majorBidi" w:hAnsiTheme="majorBidi" w:cstheme="majorBidi"/>
        </w:rPr>
        <w:t xml:space="preserve">supplement </w:t>
      </w:r>
      <w:r w:rsidR="001662EF" w:rsidRPr="00C958F3">
        <w:rPr>
          <w:rFonts w:asciiTheme="majorBidi" w:hAnsiTheme="majorBidi" w:cstheme="majorBidi"/>
        </w:rPr>
        <w:t>repair</w:t>
      </w:r>
      <w:r w:rsidRPr="00C958F3">
        <w:rPr>
          <w:rFonts w:asciiTheme="majorBidi" w:hAnsiTheme="majorBidi" w:cstheme="majorBidi"/>
        </w:rPr>
        <w:t xml:space="preserve">. </w:t>
      </w:r>
      <w:r w:rsidRPr="005F78D8">
        <w:rPr>
          <w:rFonts w:asciiTheme="majorBidi" w:hAnsiTheme="majorBidi" w:cstheme="majorBidi"/>
        </w:rPr>
        <w:t>If the customer refuses, only the initial planned work will be done.</w:t>
      </w:r>
    </w:p>
    <w:p w:rsidR="005F78D8" w:rsidRPr="00D94E67" w:rsidRDefault="005F78D8" w:rsidP="00C8741E">
      <w:pPr>
        <w:autoSpaceDE w:val="0"/>
        <w:autoSpaceDN w:val="0"/>
        <w:adjustRightInd w:val="0"/>
        <w:spacing w:line="276" w:lineRule="auto"/>
        <w:jc w:val="both"/>
        <w:rPr>
          <w:rFonts w:asciiTheme="majorBidi" w:hAnsiTheme="majorBidi" w:cstheme="majorBidi"/>
        </w:rPr>
      </w:pPr>
      <w:r w:rsidRPr="00D94E67">
        <w:rPr>
          <w:rFonts w:asciiTheme="majorBidi" w:hAnsiTheme="majorBidi" w:cstheme="majorBidi"/>
        </w:rPr>
        <w:t>The mechanic</w:t>
      </w:r>
      <w:r w:rsidR="005D7EED">
        <w:rPr>
          <w:rFonts w:asciiTheme="majorBidi" w:hAnsiTheme="majorBidi" w:cstheme="majorBidi"/>
        </w:rPr>
        <w:t>ian</w:t>
      </w:r>
      <w:r w:rsidRPr="00C958F3">
        <w:rPr>
          <w:rFonts w:asciiTheme="majorBidi" w:hAnsiTheme="majorBidi" w:cstheme="majorBidi"/>
        </w:rPr>
        <w:t xml:space="preserve"> writes a </w:t>
      </w:r>
      <w:r w:rsidRPr="00D94E67">
        <w:rPr>
          <w:rFonts w:asciiTheme="majorBidi" w:hAnsiTheme="majorBidi" w:cstheme="majorBidi"/>
        </w:rPr>
        <w:t>vo</w:t>
      </w:r>
      <w:r>
        <w:rPr>
          <w:rFonts w:asciiTheme="majorBidi" w:hAnsiTheme="majorBidi" w:cstheme="majorBidi"/>
        </w:rPr>
        <w:t>ucher</w:t>
      </w:r>
      <w:r w:rsidRPr="00C958F3">
        <w:rPr>
          <w:rFonts w:asciiTheme="majorBidi" w:hAnsiTheme="majorBidi" w:cstheme="majorBidi"/>
        </w:rPr>
        <w:t xml:space="preserve"> </w:t>
      </w:r>
      <w:r w:rsidRPr="00D94E67">
        <w:rPr>
          <w:rFonts w:asciiTheme="majorBidi" w:hAnsiTheme="majorBidi" w:cstheme="majorBidi"/>
        </w:rPr>
        <w:t>for</w:t>
      </w:r>
      <w:r w:rsidRPr="00C958F3">
        <w:rPr>
          <w:rFonts w:asciiTheme="majorBidi" w:hAnsiTheme="majorBidi" w:cstheme="majorBidi"/>
        </w:rPr>
        <w:t xml:space="preserve"> </w:t>
      </w:r>
      <w:r w:rsidR="005D7EED">
        <w:rPr>
          <w:rFonts w:asciiTheme="majorBidi" w:hAnsiTheme="majorBidi" w:cstheme="majorBidi"/>
        </w:rPr>
        <w:t xml:space="preserve">the needed </w:t>
      </w:r>
      <w:r w:rsidRPr="00D94E67">
        <w:rPr>
          <w:rFonts w:asciiTheme="majorBidi" w:hAnsiTheme="majorBidi" w:cstheme="majorBidi"/>
        </w:rPr>
        <w:t xml:space="preserve">parts </w:t>
      </w:r>
      <w:r w:rsidRPr="00C958F3">
        <w:rPr>
          <w:rFonts w:asciiTheme="majorBidi" w:hAnsiTheme="majorBidi" w:cstheme="majorBidi"/>
        </w:rPr>
        <w:t>of the "stock of spare parts". He performs</w:t>
      </w:r>
      <w:r w:rsidR="000E5B89">
        <w:rPr>
          <w:rFonts w:asciiTheme="majorBidi" w:hAnsiTheme="majorBidi" w:cstheme="majorBidi"/>
        </w:rPr>
        <w:t xml:space="preserve"> the</w:t>
      </w:r>
      <w:r w:rsidRPr="00C958F3">
        <w:rPr>
          <w:rFonts w:asciiTheme="majorBidi" w:hAnsiTheme="majorBidi" w:cstheme="majorBidi"/>
        </w:rPr>
        <w:t xml:space="preserve"> repairs and </w:t>
      </w:r>
      <w:r w:rsidR="005D7EED">
        <w:rPr>
          <w:rFonts w:asciiTheme="majorBidi" w:hAnsiTheme="majorBidi" w:cstheme="majorBidi"/>
        </w:rPr>
        <w:t>writes</w:t>
      </w:r>
      <w:r w:rsidRPr="00C958F3">
        <w:rPr>
          <w:rFonts w:asciiTheme="majorBidi" w:hAnsiTheme="majorBidi" w:cstheme="majorBidi"/>
        </w:rPr>
        <w:t xml:space="preserve"> on the worksheet the number of hours</w:t>
      </w:r>
      <w:r>
        <w:rPr>
          <w:rFonts w:asciiTheme="majorBidi" w:hAnsiTheme="majorBidi" w:cstheme="majorBidi"/>
        </w:rPr>
        <w:t xml:space="preserve"> for repair</w:t>
      </w:r>
      <w:r w:rsidRPr="00C958F3">
        <w:rPr>
          <w:rFonts w:asciiTheme="majorBidi" w:hAnsiTheme="majorBidi" w:cstheme="majorBidi"/>
        </w:rPr>
        <w:t>.</w:t>
      </w:r>
    </w:p>
    <w:p w:rsidR="005F78D8" w:rsidRPr="00B71C21" w:rsidRDefault="005F78D8" w:rsidP="00C8741E">
      <w:pPr>
        <w:autoSpaceDE w:val="0"/>
        <w:autoSpaceDN w:val="0"/>
        <w:adjustRightInd w:val="0"/>
        <w:spacing w:line="276" w:lineRule="auto"/>
        <w:jc w:val="both"/>
        <w:rPr>
          <w:rFonts w:asciiTheme="majorBidi" w:hAnsiTheme="majorBidi" w:cstheme="majorBidi"/>
        </w:rPr>
      </w:pPr>
      <w:r>
        <w:rPr>
          <w:rFonts w:asciiTheme="majorBidi" w:hAnsiTheme="majorBidi" w:cstheme="majorBidi"/>
        </w:rPr>
        <w:t>The voucher</w:t>
      </w:r>
      <w:r w:rsidRPr="00C958F3">
        <w:rPr>
          <w:rFonts w:asciiTheme="majorBidi" w:hAnsiTheme="majorBidi" w:cstheme="majorBidi"/>
        </w:rPr>
        <w:t xml:space="preserve"> of spare parts and the worksheet </w:t>
      </w:r>
      <w:r w:rsidRPr="00B71C21">
        <w:rPr>
          <w:rFonts w:asciiTheme="majorBidi" w:hAnsiTheme="majorBidi" w:cstheme="majorBidi"/>
        </w:rPr>
        <w:t>are sent to</w:t>
      </w:r>
      <w:r w:rsidRPr="00C958F3">
        <w:rPr>
          <w:rFonts w:asciiTheme="majorBidi" w:hAnsiTheme="majorBidi" w:cstheme="majorBidi"/>
        </w:rPr>
        <w:t xml:space="preserve"> </w:t>
      </w:r>
      <w:r>
        <w:rPr>
          <w:rFonts w:asciiTheme="majorBidi" w:hAnsiTheme="majorBidi" w:cstheme="majorBidi"/>
        </w:rPr>
        <w:t>i</w:t>
      </w:r>
      <w:r w:rsidRPr="00B71C21">
        <w:rPr>
          <w:rFonts w:asciiTheme="majorBidi" w:hAnsiTheme="majorBidi" w:cstheme="majorBidi"/>
        </w:rPr>
        <w:t>nvoicing</w:t>
      </w:r>
      <w:r w:rsidRPr="00C958F3">
        <w:rPr>
          <w:rFonts w:asciiTheme="majorBidi" w:hAnsiTheme="majorBidi" w:cstheme="majorBidi"/>
        </w:rPr>
        <w:t xml:space="preserve"> department which issues the invoice.</w:t>
      </w:r>
    </w:p>
    <w:p w:rsidR="005F78D8" w:rsidRDefault="005F78D8" w:rsidP="00C8741E">
      <w:pPr>
        <w:autoSpaceDE w:val="0"/>
        <w:autoSpaceDN w:val="0"/>
        <w:adjustRightInd w:val="0"/>
        <w:spacing w:before="120" w:line="276" w:lineRule="auto"/>
        <w:jc w:val="both"/>
        <w:rPr>
          <w:rFonts w:asciiTheme="majorBidi" w:hAnsiTheme="majorBidi" w:cstheme="majorBidi"/>
          <w:rtl/>
        </w:rPr>
      </w:pPr>
      <w:r w:rsidRPr="00C958F3">
        <w:rPr>
          <w:rFonts w:asciiTheme="majorBidi" w:hAnsiTheme="majorBidi" w:cstheme="majorBidi"/>
        </w:rPr>
        <w:t xml:space="preserve">When the customer comes </w:t>
      </w:r>
      <w:r w:rsidR="00427D84">
        <w:rPr>
          <w:rFonts w:asciiTheme="majorBidi" w:hAnsiTheme="majorBidi" w:cstheme="majorBidi"/>
        </w:rPr>
        <w:t xml:space="preserve">to </w:t>
      </w:r>
      <w:r w:rsidR="005D7EED">
        <w:rPr>
          <w:rFonts w:asciiTheme="majorBidi" w:hAnsiTheme="majorBidi" w:cstheme="majorBidi"/>
        </w:rPr>
        <w:t>retrieve</w:t>
      </w:r>
      <w:r w:rsidR="005D7EED" w:rsidRPr="00C958F3">
        <w:rPr>
          <w:rFonts w:asciiTheme="majorBidi" w:hAnsiTheme="majorBidi" w:cstheme="majorBidi"/>
        </w:rPr>
        <w:t xml:space="preserve"> </w:t>
      </w:r>
      <w:r w:rsidRPr="00C958F3">
        <w:rPr>
          <w:rFonts w:asciiTheme="majorBidi" w:hAnsiTheme="majorBidi" w:cstheme="majorBidi"/>
        </w:rPr>
        <w:t xml:space="preserve">his </w:t>
      </w:r>
      <w:r>
        <w:t>vehicle</w:t>
      </w:r>
      <w:r w:rsidRPr="00C958F3">
        <w:rPr>
          <w:rFonts w:asciiTheme="majorBidi" w:hAnsiTheme="majorBidi" w:cstheme="majorBidi"/>
        </w:rPr>
        <w:t xml:space="preserve">, the cashier </w:t>
      </w:r>
      <w:r w:rsidRPr="00B71C21">
        <w:rPr>
          <w:rFonts w:asciiTheme="majorBidi" w:hAnsiTheme="majorBidi" w:cstheme="majorBidi"/>
        </w:rPr>
        <w:t>gives him</w:t>
      </w:r>
      <w:r w:rsidRPr="00C958F3">
        <w:rPr>
          <w:rFonts w:asciiTheme="majorBidi" w:hAnsiTheme="majorBidi" w:cstheme="majorBidi"/>
        </w:rPr>
        <w:t xml:space="preserve"> the invoice and </w:t>
      </w:r>
      <w:r w:rsidR="00FF32D1">
        <w:rPr>
          <w:rFonts w:asciiTheme="majorBidi" w:hAnsiTheme="majorBidi" w:cstheme="majorBidi"/>
        </w:rPr>
        <w:t>takes</w:t>
      </w:r>
      <w:r w:rsidRPr="00C958F3">
        <w:rPr>
          <w:rFonts w:asciiTheme="majorBidi" w:hAnsiTheme="majorBidi" w:cstheme="majorBidi"/>
        </w:rPr>
        <w:t xml:space="preserve"> </w:t>
      </w:r>
      <w:r w:rsidR="005D7EED">
        <w:rPr>
          <w:rFonts w:asciiTheme="majorBidi" w:hAnsiTheme="majorBidi" w:cstheme="majorBidi"/>
        </w:rPr>
        <w:t xml:space="preserve">the </w:t>
      </w:r>
      <w:r w:rsidRPr="00C958F3">
        <w:rPr>
          <w:rFonts w:asciiTheme="majorBidi" w:hAnsiTheme="majorBidi" w:cstheme="majorBidi"/>
        </w:rPr>
        <w:t xml:space="preserve">payment. The </w:t>
      </w:r>
      <w:r>
        <w:t>vehicle</w:t>
      </w:r>
      <w:r w:rsidRPr="00C958F3">
        <w:rPr>
          <w:rFonts w:asciiTheme="majorBidi" w:hAnsiTheme="majorBidi" w:cstheme="majorBidi"/>
        </w:rPr>
        <w:t xml:space="preserve"> is then returned to the client.</w:t>
      </w:r>
    </w:p>
    <w:p w:rsidR="001812B0" w:rsidRDefault="00C8741E" w:rsidP="005F78D8">
      <w:pPr>
        <w:autoSpaceDE w:val="0"/>
        <w:autoSpaceDN w:val="0"/>
        <w:adjustRightInd w:val="0"/>
        <w:spacing w:before="120"/>
        <w:rPr>
          <w:rFonts w:asciiTheme="majorBidi" w:hAnsiTheme="majorBidi" w:cstheme="majorBidi"/>
          <w:rtl/>
        </w:rPr>
      </w:pPr>
      <w:r>
        <w:rPr>
          <w:rFonts w:asciiTheme="majorBidi" w:hAnsiTheme="majorBidi" w:cstheme="majorBidi"/>
          <w:noProof/>
          <w:rtl/>
        </w:rPr>
        <w:pict>
          <v:shape id="_x0000_s1039" type="#_x0000_t32" style="position:absolute;margin-left:3.55pt;margin-top:13.2pt;width:509.7pt;height:0;z-index:251664384" o:connectortype="straight">
            <w10:wrap anchorx="page"/>
          </v:shape>
        </w:pict>
      </w:r>
    </w:p>
    <w:p w:rsidR="001812B0" w:rsidRDefault="001812B0">
      <w:pPr>
        <w:rPr>
          <w:rFonts w:asciiTheme="majorBidi" w:hAnsiTheme="majorBidi" w:cstheme="majorBidi"/>
          <w:rtl/>
        </w:rPr>
      </w:pPr>
      <w:r>
        <w:rPr>
          <w:rFonts w:asciiTheme="majorBidi" w:hAnsiTheme="majorBidi" w:cstheme="majorBidi"/>
          <w:rtl/>
        </w:rPr>
        <w:br w:type="page"/>
      </w:r>
    </w:p>
    <w:tbl>
      <w:tblPr>
        <w:tblStyle w:val="TableGrid"/>
        <w:bidiVisual/>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4413"/>
        <w:gridCol w:w="2694"/>
      </w:tblGrid>
      <w:tr w:rsidR="00C8741E" w:rsidRPr="00C8741E" w:rsidTr="005578D9">
        <w:tc>
          <w:tcPr>
            <w:tcW w:w="3192" w:type="dxa"/>
          </w:tcPr>
          <w:p w:rsidR="00C8741E" w:rsidRPr="00C8741E" w:rsidRDefault="00C8741E" w:rsidP="005578D9">
            <w:pPr>
              <w:bidi/>
              <w:ind w:left="14"/>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lastRenderedPageBreak/>
              <w:t>الجمهورية اللبنانية</w:t>
            </w:r>
          </w:p>
        </w:tc>
        <w:tc>
          <w:tcPr>
            <w:tcW w:w="4413" w:type="dxa"/>
          </w:tcPr>
          <w:p w:rsidR="00C8741E" w:rsidRPr="00C8741E" w:rsidRDefault="00C8741E" w:rsidP="005578D9">
            <w:pPr>
              <w:bidi/>
              <w:rPr>
                <w:rFonts w:asciiTheme="majorBidi" w:hAnsiTheme="majorBidi" w:cstheme="majorBidi"/>
                <w:b/>
                <w:bCs/>
                <w:sz w:val="20"/>
                <w:szCs w:val="20"/>
                <w:rtl/>
                <w:lang w:val="fr-FR"/>
              </w:rPr>
            </w:pPr>
          </w:p>
        </w:tc>
        <w:tc>
          <w:tcPr>
            <w:tcW w:w="2694" w:type="dxa"/>
          </w:tcPr>
          <w:p w:rsidR="00C8741E" w:rsidRPr="00C8741E" w:rsidRDefault="00C8741E" w:rsidP="005578D9">
            <w:pPr>
              <w:bidi/>
              <w:rPr>
                <w:rFonts w:asciiTheme="majorBidi" w:hAnsiTheme="majorBidi" w:cstheme="majorBidi"/>
                <w:b/>
                <w:bCs/>
                <w:sz w:val="20"/>
                <w:szCs w:val="20"/>
                <w:rtl/>
                <w:lang w:val="fr-FR"/>
              </w:rPr>
            </w:pPr>
          </w:p>
        </w:tc>
      </w:tr>
      <w:tr w:rsidR="00C8741E" w:rsidRPr="00C8741E" w:rsidTr="005578D9">
        <w:tc>
          <w:tcPr>
            <w:tcW w:w="3192" w:type="dxa"/>
          </w:tcPr>
          <w:p w:rsidR="00C8741E" w:rsidRPr="00C8741E" w:rsidRDefault="00C8741E" w:rsidP="005578D9">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وزارة التربية والتعليم العالي</w:t>
            </w:r>
          </w:p>
        </w:tc>
        <w:tc>
          <w:tcPr>
            <w:tcW w:w="4413" w:type="dxa"/>
          </w:tcPr>
          <w:p w:rsidR="00C8741E" w:rsidRPr="00C8741E" w:rsidRDefault="00C8741E" w:rsidP="005578D9">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الامتحانات الرسمية لشهادة الامتياز الفني</w:t>
            </w:r>
          </w:p>
        </w:tc>
        <w:tc>
          <w:tcPr>
            <w:tcW w:w="2694" w:type="dxa"/>
          </w:tcPr>
          <w:p w:rsidR="00C8741E" w:rsidRPr="00C8741E" w:rsidRDefault="00C8741E" w:rsidP="005578D9">
            <w:pPr>
              <w:bidi/>
              <w:rPr>
                <w:rFonts w:asciiTheme="majorBidi" w:hAnsiTheme="majorBidi" w:cstheme="majorBidi"/>
                <w:b/>
                <w:bCs/>
                <w:sz w:val="20"/>
                <w:szCs w:val="20"/>
                <w:rtl/>
                <w:lang w:val="fr-FR"/>
              </w:rPr>
            </w:pPr>
            <w:r w:rsidRPr="00C8741E">
              <w:rPr>
                <w:rFonts w:asciiTheme="majorBidi" w:hAnsiTheme="majorBidi" w:cstheme="majorBidi"/>
                <w:b/>
                <w:bCs/>
                <w:sz w:val="20"/>
                <w:szCs w:val="20"/>
                <w:rtl/>
                <w:lang w:bidi="ar-LB"/>
              </w:rPr>
              <w:t>الاسم والشهرة:--------------------</w:t>
            </w:r>
          </w:p>
        </w:tc>
      </w:tr>
      <w:tr w:rsidR="00C8741E" w:rsidRPr="00C8741E" w:rsidTr="005578D9">
        <w:tc>
          <w:tcPr>
            <w:tcW w:w="3192" w:type="dxa"/>
          </w:tcPr>
          <w:p w:rsidR="00C8741E" w:rsidRPr="00C8741E" w:rsidRDefault="00C8741E" w:rsidP="005578D9">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المديرية العامة للتعليم المهني والتقني</w:t>
            </w:r>
            <w:r w:rsidRPr="00C8741E">
              <w:rPr>
                <w:rFonts w:asciiTheme="majorBidi" w:hAnsiTheme="majorBidi" w:cstheme="majorBidi"/>
                <w:b/>
                <w:bCs/>
                <w:sz w:val="20"/>
                <w:szCs w:val="20"/>
                <w:lang w:val="fr-FR"/>
              </w:rPr>
              <w:t xml:space="preserve">   </w:t>
            </w:r>
            <w:r w:rsidRPr="00C8741E">
              <w:rPr>
                <w:rFonts w:asciiTheme="majorBidi" w:hAnsiTheme="majorBidi" w:cstheme="majorBidi"/>
                <w:b/>
                <w:bCs/>
                <w:sz w:val="20"/>
                <w:szCs w:val="20"/>
                <w:rtl/>
                <w:lang w:val="fr-FR"/>
              </w:rPr>
              <w:t xml:space="preserve">     ===============</w:t>
            </w:r>
          </w:p>
        </w:tc>
        <w:tc>
          <w:tcPr>
            <w:tcW w:w="4413" w:type="dxa"/>
          </w:tcPr>
          <w:p w:rsidR="00C8741E" w:rsidRPr="00C8741E" w:rsidRDefault="00C8741E" w:rsidP="005578D9">
            <w:pPr>
              <w:bidi/>
              <w:jc w:val="center"/>
              <w:rPr>
                <w:rFonts w:asciiTheme="majorBidi" w:hAnsiTheme="majorBidi" w:cstheme="majorBidi"/>
                <w:b/>
                <w:bCs/>
                <w:sz w:val="20"/>
                <w:szCs w:val="20"/>
                <w:rtl/>
                <w:lang w:val="fr-FR"/>
              </w:rPr>
            </w:pPr>
            <w:r w:rsidRPr="00C8741E">
              <w:rPr>
                <w:rFonts w:asciiTheme="majorBidi" w:hAnsiTheme="majorBidi" w:cstheme="majorBidi"/>
                <w:b/>
                <w:bCs/>
                <w:sz w:val="20"/>
                <w:szCs w:val="20"/>
                <w:rtl/>
                <w:lang w:val="fr-FR"/>
              </w:rPr>
              <w:t xml:space="preserve">دورة عام  </w:t>
            </w:r>
            <w:r w:rsidRPr="00C8741E">
              <w:rPr>
                <w:rFonts w:asciiTheme="majorBidi" w:hAnsiTheme="majorBidi" w:cstheme="majorBidi"/>
                <w:b/>
                <w:bCs/>
                <w:sz w:val="20"/>
                <w:szCs w:val="20"/>
                <w:rtl/>
                <w:lang w:bidi="ar-LB"/>
              </w:rPr>
              <w:t>2016 الثانية</w:t>
            </w:r>
          </w:p>
        </w:tc>
        <w:tc>
          <w:tcPr>
            <w:tcW w:w="2694" w:type="dxa"/>
          </w:tcPr>
          <w:p w:rsidR="00C8741E" w:rsidRPr="00C8741E" w:rsidRDefault="00C8741E" w:rsidP="005578D9">
            <w:pPr>
              <w:bidi/>
              <w:rPr>
                <w:rFonts w:asciiTheme="majorBidi" w:hAnsiTheme="majorBidi" w:cstheme="majorBidi"/>
                <w:b/>
                <w:bCs/>
                <w:sz w:val="20"/>
                <w:szCs w:val="20"/>
                <w:rtl/>
                <w:lang w:bidi="ar-LB"/>
              </w:rPr>
            </w:pPr>
            <w:r w:rsidRPr="00C8741E">
              <w:rPr>
                <w:rFonts w:asciiTheme="majorBidi" w:hAnsiTheme="majorBidi" w:cstheme="majorBidi"/>
                <w:b/>
                <w:bCs/>
                <w:sz w:val="20"/>
                <w:szCs w:val="20"/>
                <w:rtl/>
                <w:lang w:bidi="ar-LB"/>
              </w:rPr>
              <w:t xml:space="preserve">رقم المرشح </w:t>
            </w:r>
            <w:r w:rsidRPr="00C8741E">
              <w:rPr>
                <w:rFonts w:asciiTheme="majorBidi" w:hAnsiTheme="majorBidi" w:cstheme="majorBidi"/>
                <w:b/>
                <w:bCs/>
                <w:sz w:val="20"/>
                <w:szCs w:val="20"/>
                <w:lang w:bidi="ar-LB"/>
              </w:rPr>
              <w:t xml:space="preserve">   </w:t>
            </w:r>
            <w:r w:rsidRPr="00C8741E">
              <w:rPr>
                <w:rFonts w:asciiTheme="majorBidi" w:hAnsiTheme="majorBidi" w:cstheme="majorBidi"/>
                <w:b/>
                <w:bCs/>
                <w:sz w:val="20"/>
                <w:szCs w:val="20"/>
                <w:rtl/>
                <w:lang w:bidi="ar-LB"/>
              </w:rPr>
              <w:t>:--------------------</w:t>
            </w:r>
          </w:p>
          <w:p w:rsidR="00C8741E" w:rsidRPr="00C8741E" w:rsidRDefault="00C8741E" w:rsidP="005578D9">
            <w:pPr>
              <w:bidi/>
              <w:rPr>
                <w:rFonts w:asciiTheme="majorBidi" w:hAnsiTheme="majorBidi" w:cstheme="majorBidi"/>
                <w:b/>
                <w:bCs/>
                <w:sz w:val="20"/>
                <w:szCs w:val="20"/>
                <w:rtl/>
                <w:lang w:val="fr-FR"/>
              </w:rPr>
            </w:pPr>
          </w:p>
        </w:tc>
      </w:tr>
    </w:tbl>
    <w:p w:rsidR="00C8741E" w:rsidRPr="00C8741E" w:rsidRDefault="00C8741E" w:rsidP="00C8741E">
      <w:pPr>
        <w:bidi/>
        <w:ind w:left="14" w:right="-709"/>
        <w:rPr>
          <w:rFonts w:asciiTheme="majorBidi" w:hAnsiTheme="majorBidi" w:cstheme="majorBidi"/>
          <w:sz w:val="20"/>
          <w:szCs w:val="20"/>
          <w:lang w:val="fr-FR"/>
        </w:rPr>
      </w:pPr>
      <w:r w:rsidRPr="00C8741E">
        <w:rPr>
          <w:rFonts w:asciiTheme="majorBidi" w:hAnsiTheme="majorBidi" w:cstheme="majorBidi"/>
          <w:b/>
          <w:bCs/>
          <w:sz w:val="20"/>
          <w:szCs w:val="20"/>
          <w:rtl/>
          <w:lang w:val="fr-FR" w:bidi="ar-LB"/>
        </w:rPr>
        <w:t>ا</w:t>
      </w:r>
      <w:r w:rsidRPr="00C8741E">
        <w:rPr>
          <w:rFonts w:asciiTheme="majorBidi" w:hAnsiTheme="majorBidi" w:cstheme="majorBidi"/>
          <w:b/>
          <w:bCs/>
          <w:sz w:val="20"/>
          <w:szCs w:val="20"/>
          <w:rtl/>
          <w:lang w:val="fr-FR"/>
        </w:rPr>
        <w:t xml:space="preserve">لاختصاص والرمز </w:t>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المعلوماتية الادارية (23107)</w:t>
      </w:r>
    </w:p>
    <w:p w:rsidR="00C8741E" w:rsidRPr="00C8741E" w:rsidRDefault="00C8741E" w:rsidP="00C8741E">
      <w:pPr>
        <w:bidi/>
        <w:ind w:left="14" w:right="-709"/>
        <w:rPr>
          <w:rFonts w:asciiTheme="majorBidi" w:hAnsiTheme="majorBidi" w:cstheme="majorBidi"/>
          <w:sz w:val="20"/>
          <w:szCs w:val="20"/>
          <w:rtl/>
          <w:lang w:val="fr-FR" w:bidi="ar-LB"/>
        </w:rPr>
      </w:pPr>
      <w:r w:rsidRPr="00C8741E">
        <w:rPr>
          <w:rFonts w:asciiTheme="majorBidi" w:hAnsiTheme="majorBidi" w:cstheme="majorBidi"/>
          <w:sz w:val="20"/>
          <w:szCs w:val="20"/>
          <w:lang w:val="fr-FR"/>
        </w:rPr>
        <w:t xml:space="preserve"> </w:t>
      </w:r>
      <w:r w:rsidRPr="00C8741E">
        <w:rPr>
          <w:rFonts w:asciiTheme="majorBidi" w:hAnsiTheme="majorBidi" w:cstheme="majorBidi"/>
          <w:b/>
          <w:bCs/>
          <w:sz w:val="20"/>
          <w:szCs w:val="20"/>
          <w:rtl/>
          <w:lang w:val="fr-FR" w:bidi="ar-LB"/>
        </w:rPr>
        <w:t>ا</w:t>
      </w:r>
      <w:r w:rsidRPr="00C8741E">
        <w:rPr>
          <w:rFonts w:asciiTheme="majorBidi" w:hAnsiTheme="majorBidi" w:cstheme="majorBidi"/>
          <w:b/>
          <w:bCs/>
          <w:sz w:val="20"/>
          <w:szCs w:val="20"/>
          <w:rtl/>
          <w:lang w:val="fr-FR"/>
        </w:rPr>
        <w:t xml:space="preserve">لمادة        </w:t>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w:t>
      </w:r>
      <w:r w:rsidRPr="00C8741E">
        <w:rPr>
          <w:rFonts w:asciiTheme="majorBidi" w:hAnsiTheme="majorBidi" w:cstheme="majorBidi"/>
          <w:sz w:val="20"/>
          <w:szCs w:val="20"/>
          <w:rtl/>
          <w:lang w:bidi="ar-LB"/>
        </w:rPr>
        <w:t>طرائق التحليل</w:t>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b/>
          <w:bCs/>
          <w:sz w:val="20"/>
          <w:szCs w:val="20"/>
          <w:rtl/>
          <w:lang w:val="fr-FR"/>
        </w:rPr>
        <w:t>المعدل</w:t>
      </w:r>
      <w:r w:rsidRPr="00C8741E">
        <w:rPr>
          <w:rFonts w:asciiTheme="majorBidi" w:hAnsiTheme="majorBidi" w:cstheme="majorBidi"/>
          <w:b/>
          <w:bCs/>
          <w:sz w:val="20"/>
          <w:szCs w:val="20"/>
          <w:lang w:val="fr-FR"/>
        </w:rPr>
        <w:t xml:space="preserve"> </w:t>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w:t>
      </w:r>
      <w:r w:rsidRPr="00C8741E">
        <w:rPr>
          <w:rFonts w:asciiTheme="majorBidi" w:hAnsiTheme="majorBidi" w:cstheme="majorBidi"/>
          <w:sz w:val="20"/>
          <w:szCs w:val="20"/>
          <w:rtl/>
          <w:lang w:val="fr-FR" w:bidi="ar-LB"/>
        </w:rPr>
        <w:t>(12)</w:t>
      </w:r>
    </w:p>
    <w:p w:rsidR="00C8741E" w:rsidRPr="00C8741E" w:rsidRDefault="00C8741E" w:rsidP="00C8741E">
      <w:pPr>
        <w:pBdr>
          <w:bottom w:val="single" w:sz="4" w:space="1" w:color="auto"/>
        </w:pBdr>
        <w:bidi/>
        <w:ind w:left="14"/>
        <w:rPr>
          <w:rFonts w:asciiTheme="majorBidi" w:hAnsiTheme="majorBidi" w:cstheme="majorBidi"/>
          <w:b/>
          <w:bCs/>
          <w:sz w:val="20"/>
          <w:szCs w:val="20"/>
          <w:u w:val="single"/>
          <w:lang w:val="fr-FR"/>
        </w:rPr>
      </w:pPr>
      <w:r w:rsidRPr="00C8741E">
        <w:rPr>
          <w:rFonts w:asciiTheme="majorBidi" w:hAnsiTheme="majorBidi" w:cstheme="majorBidi"/>
          <w:b/>
          <w:bCs/>
          <w:sz w:val="20"/>
          <w:szCs w:val="20"/>
          <w:rtl/>
          <w:lang w:val="fr-FR" w:bidi="ar-LB"/>
        </w:rPr>
        <w:t>ا</w:t>
      </w:r>
      <w:r w:rsidRPr="00C8741E">
        <w:rPr>
          <w:rFonts w:asciiTheme="majorBidi" w:hAnsiTheme="majorBidi" w:cstheme="majorBidi"/>
          <w:b/>
          <w:bCs/>
          <w:sz w:val="20"/>
          <w:szCs w:val="20"/>
          <w:rtl/>
          <w:lang w:val="fr-FR"/>
        </w:rPr>
        <w:t xml:space="preserve">لمستندات المسموح بها </w:t>
      </w:r>
      <w:r w:rsidRPr="00C8741E">
        <w:rPr>
          <w:rFonts w:asciiTheme="majorBidi" w:hAnsiTheme="majorBidi" w:cstheme="majorBidi"/>
          <w:b/>
          <w:bCs/>
          <w:sz w:val="20"/>
          <w:szCs w:val="20"/>
          <w:lang w:val="fr-FR"/>
        </w:rPr>
        <w:tab/>
      </w:r>
      <w:r w:rsidRPr="00C8741E">
        <w:rPr>
          <w:rFonts w:asciiTheme="majorBidi" w:hAnsiTheme="majorBidi" w:cstheme="majorBidi"/>
          <w:b/>
          <w:bCs/>
          <w:sz w:val="20"/>
          <w:szCs w:val="20"/>
          <w:rtl/>
          <w:lang w:val="fr-FR"/>
        </w:rPr>
        <w:t>:</w:t>
      </w:r>
      <w:r w:rsidRPr="00C8741E">
        <w:rPr>
          <w:rFonts w:asciiTheme="majorBidi" w:hAnsiTheme="majorBidi" w:cstheme="majorBidi"/>
          <w:sz w:val="20"/>
          <w:szCs w:val="20"/>
          <w:rtl/>
          <w:lang w:val="fr-FR"/>
        </w:rPr>
        <w:t xml:space="preserve"> لا شيء</w:t>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sz w:val="20"/>
          <w:szCs w:val="20"/>
          <w:lang w:val="fr-FR"/>
        </w:rPr>
        <w:tab/>
      </w:r>
      <w:r w:rsidRPr="00C8741E">
        <w:rPr>
          <w:rFonts w:asciiTheme="majorBidi" w:hAnsiTheme="majorBidi" w:cstheme="majorBidi"/>
          <w:sz w:val="20"/>
          <w:szCs w:val="20"/>
          <w:rtl/>
          <w:lang w:val="fr-FR"/>
        </w:rPr>
        <w:tab/>
      </w:r>
      <w:r w:rsidRPr="00C8741E">
        <w:rPr>
          <w:rFonts w:asciiTheme="majorBidi" w:hAnsiTheme="majorBidi" w:cstheme="majorBidi"/>
          <w:sz w:val="20"/>
          <w:szCs w:val="20"/>
          <w:lang w:val="fr-FR"/>
        </w:rPr>
        <w:tab/>
      </w:r>
      <w:r w:rsidRPr="00C8741E">
        <w:rPr>
          <w:rFonts w:asciiTheme="majorBidi" w:hAnsiTheme="majorBidi" w:cstheme="majorBidi"/>
          <w:b/>
          <w:bCs/>
          <w:sz w:val="20"/>
          <w:szCs w:val="20"/>
          <w:rtl/>
          <w:lang w:val="fr-FR"/>
        </w:rPr>
        <w:t xml:space="preserve">المدة  : </w:t>
      </w:r>
      <w:r w:rsidRPr="00C8741E">
        <w:rPr>
          <w:rFonts w:asciiTheme="majorBidi" w:hAnsiTheme="majorBidi" w:cstheme="majorBidi"/>
          <w:sz w:val="20"/>
          <w:szCs w:val="20"/>
          <w:rtl/>
          <w:lang w:bidi="ar-LB"/>
        </w:rPr>
        <w:t>3 ساعات</w:t>
      </w:r>
    </w:p>
    <w:p w:rsidR="001812B0" w:rsidRPr="001812B0" w:rsidRDefault="000E5B89" w:rsidP="000E5B89">
      <w:pPr>
        <w:bidi/>
        <w:spacing w:before="120"/>
        <w:rPr>
          <w:rStyle w:val="shorttext"/>
          <w:b/>
          <w:bCs/>
        </w:rPr>
      </w:pPr>
      <w:r>
        <w:rPr>
          <w:rStyle w:val="shorttext"/>
          <w:rFonts w:hint="cs"/>
          <w:b/>
          <w:bCs/>
          <w:u w:val="single"/>
          <w:rtl/>
        </w:rPr>
        <w:t>السؤال</w:t>
      </w:r>
      <w:r w:rsidR="001812B0" w:rsidRPr="001812B0">
        <w:rPr>
          <w:rStyle w:val="shorttext"/>
          <w:rFonts w:hint="cs"/>
          <w:b/>
          <w:bCs/>
          <w:u w:val="single"/>
          <w:rtl/>
        </w:rPr>
        <w:t xml:space="preserve"> 1</w:t>
      </w:r>
      <w:r w:rsidR="001812B0" w:rsidRPr="001812B0">
        <w:rPr>
          <w:rStyle w:val="shorttext"/>
          <w:rFonts w:hint="cs"/>
          <w:b/>
          <w:bCs/>
        </w:rPr>
        <w:t>:</w:t>
      </w:r>
      <w:r w:rsidR="001812B0" w:rsidRPr="001812B0">
        <w:rPr>
          <w:rStyle w:val="shorttext"/>
          <w:rFonts w:hint="cs"/>
          <w:b/>
          <w:bCs/>
          <w:rtl/>
        </w:rPr>
        <w:t xml:space="preserve"> (3 </w:t>
      </w:r>
      <w:r>
        <w:rPr>
          <w:rStyle w:val="shorttext"/>
          <w:rFonts w:hint="cs"/>
          <w:b/>
          <w:bCs/>
          <w:rtl/>
        </w:rPr>
        <w:t>علامات</w:t>
      </w:r>
      <w:r w:rsidR="001812B0" w:rsidRPr="001812B0">
        <w:rPr>
          <w:rStyle w:val="shorttext"/>
          <w:rFonts w:hint="cs"/>
          <w:b/>
          <w:bCs/>
          <w:rtl/>
        </w:rPr>
        <w:t>)</w:t>
      </w:r>
    </w:p>
    <w:p w:rsidR="001812B0" w:rsidRPr="00CC777B" w:rsidRDefault="001812B0" w:rsidP="00B5412F">
      <w:pPr>
        <w:pStyle w:val="ListParagraph"/>
        <w:numPr>
          <w:ilvl w:val="0"/>
          <w:numId w:val="6"/>
        </w:numPr>
        <w:bidi/>
        <w:spacing w:after="0" w:line="240" w:lineRule="auto"/>
        <w:ind w:left="282" w:hanging="282"/>
        <w:rPr>
          <w:rtl/>
        </w:rPr>
      </w:pPr>
      <w:r w:rsidRPr="00CC777B">
        <w:rPr>
          <w:rFonts w:hint="cs"/>
          <w:rtl/>
          <w:lang w:bidi="ar-LB"/>
        </w:rPr>
        <w:t>إش</w:t>
      </w:r>
      <w:r w:rsidRPr="00CC777B">
        <w:rPr>
          <w:rFonts w:hint="cs"/>
          <w:rtl/>
        </w:rPr>
        <w:t xml:space="preserve">رح الفرق بين </w:t>
      </w:r>
      <w:r w:rsidR="00B5412F" w:rsidRPr="00CC777B">
        <w:rPr>
          <w:rFonts w:hint="cs"/>
          <w:rtl/>
        </w:rPr>
        <w:t>النموذجين</w:t>
      </w:r>
      <w:r w:rsidRPr="00CC777B">
        <w:rPr>
          <w:rFonts w:hint="cs"/>
          <w:rtl/>
        </w:rPr>
        <w:t xml:space="preserve"> </w:t>
      </w:r>
      <w:r w:rsidRPr="00CC777B">
        <w:rPr>
          <w:rFonts w:hint="cs"/>
        </w:rPr>
        <w:t>(CDM)</w:t>
      </w:r>
      <w:r w:rsidRPr="00CC777B">
        <w:rPr>
          <w:rFonts w:hint="cs"/>
          <w:rtl/>
        </w:rPr>
        <w:t xml:space="preserve"> أدناه</w:t>
      </w:r>
      <w:r w:rsidRPr="00CC777B">
        <w:rPr>
          <w:rFonts w:hint="cs"/>
        </w:rPr>
        <w:t>.</w:t>
      </w:r>
    </w:p>
    <w:p w:rsidR="001812B0" w:rsidRPr="00CC777B" w:rsidRDefault="0075551C" w:rsidP="000E5B89">
      <w:pPr>
        <w:pStyle w:val="ListParagraph"/>
        <w:numPr>
          <w:ilvl w:val="0"/>
          <w:numId w:val="6"/>
        </w:numPr>
        <w:bidi/>
        <w:spacing w:after="0" w:line="240" w:lineRule="auto"/>
        <w:ind w:left="282" w:hanging="282"/>
        <w:rPr>
          <w:rFonts w:asciiTheme="majorBidi" w:hAnsiTheme="majorBidi" w:cstheme="majorBidi"/>
        </w:rPr>
      </w:pPr>
      <w:r>
        <w:rPr>
          <w:rFonts w:hint="cs"/>
          <w:rtl/>
          <w:lang w:bidi="ar-LB"/>
        </w:rPr>
        <w:t>هل هناك</w:t>
      </w:r>
      <w:r w:rsidR="001812B0" w:rsidRPr="00CC777B">
        <w:rPr>
          <w:rFonts w:hint="cs"/>
        </w:rPr>
        <w:t xml:space="preserve"> </w:t>
      </w:r>
      <w:r>
        <w:rPr>
          <w:rFonts w:hint="cs"/>
          <w:rtl/>
        </w:rPr>
        <w:t>نموذج</w:t>
      </w:r>
      <w:r w:rsidR="001812B0" w:rsidRPr="00CC777B">
        <w:rPr>
          <w:rFonts w:hint="cs"/>
          <w:rtl/>
        </w:rPr>
        <w:t xml:space="preserve"> يوف</w:t>
      </w:r>
      <w:ins w:id="0" w:author="Admin" w:date="2016-08-31T23:59:00Z">
        <w:r>
          <w:rPr>
            <w:rFonts w:hint="cs"/>
            <w:rtl/>
          </w:rPr>
          <w:t>ّ</w:t>
        </w:r>
      </w:ins>
      <w:r w:rsidR="001812B0" w:rsidRPr="00CC777B">
        <w:rPr>
          <w:rFonts w:hint="cs"/>
          <w:rtl/>
        </w:rPr>
        <w:t xml:space="preserve">ر معلومات أكثر تفصيلاً من الآخر؟ إذا كان الأمر كذلك، </w:t>
      </w:r>
      <w:r>
        <w:rPr>
          <w:rFonts w:hint="cs"/>
          <w:rtl/>
        </w:rPr>
        <w:t>أذكر ما</w:t>
      </w:r>
      <w:r w:rsidR="001812B0" w:rsidRPr="00CC777B">
        <w:rPr>
          <w:rFonts w:hint="cs"/>
          <w:rtl/>
        </w:rPr>
        <w:t xml:space="preserve"> هو؟</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7"/>
        <w:gridCol w:w="674"/>
      </w:tblGrid>
      <w:tr w:rsidR="001812B0" w:rsidTr="001812B0">
        <w:tc>
          <w:tcPr>
            <w:tcW w:w="9497" w:type="dxa"/>
          </w:tcPr>
          <w:p w:rsidR="001812B0" w:rsidRDefault="001812B0" w:rsidP="001812B0">
            <w:pPr>
              <w:spacing w:after="120"/>
              <w:jc w:val="center"/>
            </w:pPr>
            <w:r w:rsidRPr="00F46622">
              <w:rPr>
                <w:rFonts w:asciiTheme="majorBidi" w:hAnsiTheme="majorBidi" w:cstheme="majorBidi"/>
                <w:b/>
                <w:bCs/>
                <w:noProof/>
                <w:color w:val="FF0000"/>
              </w:rPr>
              <w:drawing>
                <wp:inline distT="0" distB="0" distL="0" distR="0">
                  <wp:extent cx="5332150" cy="1311966"/>
                  <wp:effectExtent l="19050" t="0" r="1850" b="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2246" cy="1314450"/>
                          </a:xfrm>
                          <a:prstGeom prst="rect">
                            <a:avLst/>
                          </a:prstGeom>
                          <a:noFill/>
                          <a:ln>
                            <a:noFill/>
                          </a:ln>
                        </pic:spPr>
                      </pic:pic>
                    </a:graphicData>
                  </a:graphic>
                </wp:inline>
              </w:drawing>
            </w:r>
          </w:p>
        </w:tc>
        <w:tc>
          <w:tcPr>
            <w:tcW w:w="674" w:type="dxa"/>
          </w:tcPr>
          <w:p w:rsidR="001812B0" w:rsidRPr="001812B0" w:rsidRDefault="001812B0" w:rsidP="001812B0">
            <w:pPr>
              <w:bidi/>
              <w:jc w:val="right"/>
              <w:rPr>
                <w:b/>
                <w:bCs/>
                <w:sz w:val="24"/>
                <w:szCs w:val="24"/>
              </w:rPr>
            </w:pPr>
            <w:r w:rsidRPr="001812B0">
              <w:rPr>
                <w:rFonts w:hint="cs"/>
                <w:b/>
                <w:bCs/>
                <w:sz w:val="24"/>
                <w:szCs w:val="24"/>
                <w:rtl/>
              </w:rPr>
              <w:t>أ)</w:t>
            </w:r>
          </w:p>
        </w:tc>
      </w:tr>
      <w:tr w:rsidR="001812B0" w:rsidTr="001812B0">
        <w:tc>
          <w:tcPr>
            <w:tcW w:w="9497" w:type="dxa"/>
          </w:tcPr>
          <w:p w:rsidR="001812B0" w:rsidRDefault="001812B0" w:rsidP="001812B0">
            <w:pPr>
              <w:spacing w:after="120"/>
              <w:jc w:val="center"/>
            </w:pPr>
            <w:r w:rsidRPr="00F46622">
              <w:rPr>
                <w:rFonts w:asciiTheme="majorBidi" w:hAnsiTheme="majorBidi" w:cstheme="majorBidi"/>
                <w:noProof/>
                <w:color w:val="FF0000"/>
              </w:rPr>
              <w:drawing>
                <wp:inline distT="0" distB="0" distL="0" distR="0">
                  <wp:extent cx="5311471" cy="1381953"/>
                  <wp:effectExtent l="19050" t="0" r="3479"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8289" cy="1381125"/>
                          </a:xfrm>
                          <a:prstGeom prst="rect">
                            <a:avLst/>
                          </a:prstGeom>
                          <a:noFill/>
                          <a:ln>
                            <a:noFill/>
                          </a:ln>
                        </pic:spPr>
                      </pic:pic>
                    </a:graphicData>
                  </a:graphic>
                </wp:inline>
              </w:drawing>
            </w:r>
          </w:p>
        </w:tc>
        <w:tc>
          <w:tcPr>
            <w:tcW w:w="674" w:type="dxa"/>
          </w:tcPr>
          <w:p w:rsidR="001812B0" w:rsidRPr="001812B0" w:rsidRDefault="001812B0" w:rsidP="001812B0">
            <w:pPr>
              <w:bidi/>
              <w:jc w:val="right"/>
              <w:rPr>
                <w:b/>
                <w:bCs/>
                <w:sz w:val="24"/>
                <w:szCs w:val="24"/>
              </w:rPr>
            </w:pPr>
            <w:r w:rsidRPr="001812B0">
              <w:rPr>
                <w:rFonts w:hint="cs"/>
                <w:b/>
                <w:bCs/>
                <w:sz w:val="24"/>
                <w:szCs w:val="24"/>
                <w:rtl/>
              </w:rPr>
              <w:t>ب)</w:t>
            </w:r>
          </w:p>
        </w:tc>
      </w:tr>
    </w:tbl>
    <w:p w:rsidR="001812B0" w:rsidRDefault="000E5B89" w:rsidP="00E6236D">
      <w:pPr>
        <w:bidi/>
        <w:spacing w:before="240"/>
        <w:rPr>
          <w:rStyle w:val="shorttext"/>
          <w:b/>
          <w:bCs/>
          <w:rtl/>
        </w:rPr>
      </w:pPr>
      <w:r>
        <w:rPr>
          <w:rStyle w:val="shorttext"/>
          <w:rFonts w:hint="cs"/>
          <w:b/>
          <w:bCs/>
          <w:u w:val="single"/>
          <w:rtl/>
        </w:rPr>
        <w:t>السؤال</w:t>
      </w:r>
      <w:r w:rsidR="001812B0" w:rsidRPr="001812B0">
        <w:rPr>
          <w:rStyle w:val="shorttext"/>
          <w:rFonts w:hint="cs"/>
          <w:b/>
          <w:bCs/>
          <w:u w:val="single"/>
          <w:rtl/>
        </w:rPr>
        <w:t xml:space="preserve"> </w:t>
      </w:r>
      <w:r w:rsidR="001812B0">
        <w:rPr>
          <w:rStyle w:val="shorttext"/>
          <w:rFonts w:hint="cs"/>
          <w:b/>
          <w:bCs/>
          <w:u w:val="single"/>
          <w:rtl/>
        </w:rPr>
        <w:t>2</w:t>
      </w:r>
      <w:r w:rsidR="001812B0" w:rsidRPr="001812B0">
        <w:rPr>
          <w:rStyle w:val="shorttext"/>
          <w:rFonts w:hint="cs"/>
          <w:b/>
          <w:bCs/>
        </w:rPr>
        <w:t>:</w:t>
      </w:r>
      <w:r w:rsidR="001812B0" w:rsidRPr="001812B0">
        <w:rPr>
          <w:rStyle w:val="shorttext"/>
          <w:rFonts w:hint="cs"/>
          <w:b/>
          <w:bCs/>
          <w:rtl/>
        </w:rPr>
        <w:t xml:space="preserve"> (</w:t>
      </w:r>
      <w:r w:rsidR="00E6236D">
        <w:rPr>
          <w:rStyle w:val="shorttext"/>
          <w:rFonts w:hint="cs"/>
          <w:b/>
          <w:bCs/>
          <w:rtl/>
          <w:lang w:bidi="ar-LB"/>
        </w:rPr>
        <w:t>7</w:t>
      </w:r>
      <w:r w:rsidR="0075551C" w:rsidRPr="001812B0">
        <w:rPr>
          <w:rStyle w:val="shorttext"/>
          <w:rFonts w:hint="cs"/>
          <w:b/>
          <w:bCs/>
          <w:rtl/>
        </w:rPr>
        <w:t xml:space="preserve"> </w:t>
      </w:r>
      <w:r>
        <w:rPr>
          <w:rStyle w:val="shorttext"/>
          <w:rFonts w:hint="cs"/>
          <w:b/>
          <w:bCs/>
          <w:rtl/>
        </w:rPr>
        <w:t>علامات</w:t>
      </w:r>
      <w:r w:rsidR="001812B0" w:rsidRPr="001812B0">
        <w:rPr>
          <w:rStyle w:val="shorttext"/>
          <w:rFonts w:hint="cs"/>
          <w:b/>
          <w:bCs/>
          <w:rtl/>
        </w:rPr>
        <w:t>)</w:t>
      </w:r>
    </w:p>
    <w:p w:rsidR="001812B0" w:rsidRDefault="001812B0" w:rsidP="00CC777B">
      <w:pPr>
        <w:bidi/>
        <w:spacing w:before="120"/>
        <w:jc w:val="center"/>
        <w:rPr>
          <w:b/>
          <w:bCs/>
          <w:rtl/>
        </w:rPr>
      </w:pPr>
      <w:r w:rsidRPr="00EA314E">
        <w:rPr>
          <w:rFonts w:hint="cs"/>
          <w:b/>
          <w:bCs/>
          <w:u w:val="single"/>
          <w:rtl/>
        </w:rPr>
        <w:t>رحل</w:t>
      </w:r>
      <w:r w:rsidR="00B5412F">
        <w:rPr>
          <w:rFonts w:hint="cs"/>
          <w:b/>
          <w:bCs/>
          <w:u w:val="single"/>
          <w:rtl/>
          <w:lang w:bidi="ar-LB"/>
        </w:rPr>
        <w:t>ات</w:t>
      </w:r>
    </w:p>
    <w:p w:rsidR="001812B0" w:rsidRDefault="001812B0" w:rsidP="00C8741E">
      <w:pPr>
        <w:bidi/>
        <w:spacing w:line="276" w:lineRule="auto"/>
        <w:jc w:val="both"/>
        <w:rPr>
          <w:rtl/>
        </w:rPr>
      </w:pPr>
      <w:r>
        <w:rPr>
          <w:rFonts w:hint="cs"/>
          <w:rtl/>
        </w:rPr>
        <w:t xml:space="preserve">ترغب شركة سياحة متخصصة في </w:t>
      </w:r>
      <w:r w:rsidR="0075551C">
        <w:rPr>
          <w:rFonts w:hint="cs"/>
          <w:rtl/>
        </w:rPr>
        <w:t xml:space="preserve">إقامة </w:t>
      </w:r>
      <w:r>
        <w:rPr>
          <w:rStyle w:val="alt-edited"/>
          <w:rFonts w:hint="cs"/>
          <w:rtl/>
        </w:rPr>
        <w:t>رحلات</w:t>
      </w:r>
      <w:r>
        <w:rPr>
          <w:rStyle w:val="alt-edited"/>
          <w:rFonts w:hint="cs"/>
        </w:rPr>
        <w:t xml:space="preserve"> </w:t>
      </w:r>
      <w:r>
        <w:rPr>
          <w:rStyle w:val="alt-edited"/>
          <w:rFonts w:hint="cs"/>
          <w:rtl/>
        </w:rPr>
        <w:t>بالباصات</w:t>
      </w:r>
      <w:r>
        <w:rPr>
          <w:rFonts w:hint="cs"/>
        </w:rPr>
        <w:t xml:space="preserve"> </w:t>
      </w:r>
      <w:r w:rsidR="0075551C">
        <w:rPr>
          <w:rFonts w:hint="cs"/>
          <w:rtl/>
        </w:rPr>
        <w:t>ب</w:t>
      </w:r>
      <w:r>
        <w:rPr>
          <w:rFonts w:hint="cs"/>
          <w:rtl/>
        </w:rPr>
        <w:t xml:space="preserve">إنشاء قاعدة بيانات لإدارة </w:t>
      </w:r>
      <w:r>
        <w:rPr>
          <w:rStyle w:val="alt-edited"/>
          <w:rFonts w:hint="cs"/>
          <w:rtl/>
        </w:rPr>
        <w:t>الزبائن</w:t>
      </w:r>
      <w:r>
        <w:rPr>
          <w:rFonts w:hint="cs"/>
          <w:rtl/>
        </w:rPr>
        <w:t>، والحجوزات، والرحلات، والباصات مع السائقين والمضيفات المرافق</w:t>
      </w:r>
      <w:r w:rsidR="000E5B89">
        <w:rPr>
          <w:rFonts w:hint="cs"/>
          <w:rtl/>
        </w:rPr>
        <w:t>ات</w:t>
      </w:r>
      <w:r>
        <w:rPr>
          <w:rFonts w:hint="cs"/>
        </w:rPr>
        <w:t>.</w:t>
      </w:r>
    </w:p>
    <w:p w:rsidR="001812B0" w:rsidRDefault="001812B0" w:rsidP="00C8741E">
      <w:pPr>
        <w:bidi/>
        <w:spacing w:line="276" w:lineRule="auto"/>
        <w:jc w:val="both"/>
        <w:rPr>
          <w:rtl/>
        </w:rPr>
      </w:pPr>
      <w:r>
        <w:rPr>
          <w:rFonts w:hint="cs"/>
          <w:rtl/>
        </w:rPr>
        <w:t>على وجه التحديد، نريد</w:t>
      </w:r>
      <w:r>
        <w:rPr>
          <w:rFonts w:hint="cs"/>
        </w:rPr>
        <w:t>:</w:t>
      </w:r>
    </w:p>
    <w:p w:rsidR="001812B0" w:rsidRDefault="001812B0" w:rsidP="00C8741E">
      <w:pPr>
        <w:pStyle w:val="ListParagraph"/>
        <w:numPr>
          <w:ilvl w:val="0"/>
          <w:numId w:val="7"/>
        </w:numPr>
        <w:bidi/>
        <w:spacing w:after="0" w:line="276" w:lineRule="auto"/>
        <w:jc w:val="both"/>
        <w:rPr>
          <w:rtl/>
        </w:rPr>
      </w:pPr>
      <w:r>
        <w:rPr>
          <w:rFonts w:hint="cs"/>
          <w:rtl/>
        </w:rPr>
        <w:t xml:space="preserve">التعرف على </w:t>
      </w:r>
      <w:r>
        <w:rPr>
          <w:rStyle w:val="alt-edited"/>
          <w:rFonts w:hint="cs"/>
          <w:rtl/>
        </w:rPr>
        <w:t>الزبون</w:t>
      </w:r>
      <w:r>
        <w:rPr>
          <w:rFonts w:hint="cs"/>
          <w:rtl/>
        </w:rPr>
        <w:t xml:space="preserve"> (الاسم، </w:t>
      </w:r>
      <w:r>
        <w:rPr>
          <w:rStyle w:val="alt-edited"/>
          <w:rFonts w:hint="cs"/>
          <w:rtl/>
        </w:rPr>
        <w:t>الشهرة</w:t>
      </w:r>
      <w:r>
        <w:rPr>
          <w:rFonts w:hint="cs"/>
          <w:rtl/>
        </w:rPr>
        <w:t xml:space="preserve">، تاريخ الولادة، الجنس)، رقم هاتفه للإتصال به، معرفة </w:t>
      </w:r>
      <w:r>
        <w:rPr>
          <w:rStyle w:val="alt-edited"/>
          <w:rFonts w:hint="cs"/>
          <w:rtl/>
        </w:rPr>
        <w:t>الحجوزات التي تمت</w:t>
      </w:r>
      <w:r>
        <w:rPr>
          <w:rFonts w:hint="cs"/>
          <w:rtl/>
        </w:rPr>
        <w:t xml:space="preserve"> من قبله</w:t>
      </w:r>
      <w:r>
        <w:rPr>
          <w:rFonts w:hint="cs"/>
        </w:rPr>
        <w:t>.</w:t>
      </w:r>
    </w:p>
    <w:p w:rsidR="001812B0" w:rsidRDefault="001812B0" w:rsidP="00C8741E">
      <w:pPr>
        <w:pStyle w:val="ListParagraph"/>
        <w:numPr>
          <w:ilvl w:val="0"/>
          <w:numId w:val="7"/>
        </w:numPr>
        <w:bidi/>
        <w:spacing w:after="0" w:line="276" w:lineRule="auto"/>
        <w:jc w:val="both"/>
      </w:pPr>
      <w:r>
        <w:rPr>
          <w:rFonts w:hint="cs"/>
          <w:rtl/>
        </w:rPr>
        <w:t xml:space="preserve">وصف </w:t>
      </w:r>
      <w:r w:rsidR="0075551C">
        <w:rPr>
          <w:rFonts w:hint="cs"/>
          <w:rtl/>
        </w:rPr>
        <w:t>ال</w:t>
      </w:r>
      <w:r>
        <w:rPr>
          <w:rFonts w:hint="cs"/>
          <w:rtl/>
        </w:rPr>
        <w:t>رحلة من خلال إسمها، تاريخها، مد</w:t>
      </w:r>
      <w:r w:rsidR="0075551C">
        <w:rPr>
          <w:rFonts w:hint="cs"/>
          <w:rtl/>
        </w:rPr>
        <w:t>ينة</w:t>
      </w:r>
      <w:r>
        <w:rPr>
          <w:rFonts w:hint="cs"/>
          <w:rtl/>
        </w:rPr>
        <w:t xml:space="preserve"> </w:t>
      </w:r>
      <w:r>
        <w:rPr>
          <w:rStyle w:val="alt-edited"/>
          <w:rFonts w:hint="cs"/>
          <w:rtl/>
        </w:rPr>
        <w:t>الإنطلاق و</w:t>
      </w:r>
      <w:r w:rsidR="0075551C">
        <w:rPr>
          <w:rStyle w:val="alt-edited"/>
          <w:rFonts w:hint="cs"/>
          <w:rtl/>
        </w:rPr>
        <w:t xml:space="preserve">مدينة </w:t>
      </w:r>
      <w:r>
        <w:rPr>
          <w:rStyle w:val="alt-edited"/>
          <w:rFonts w:hint="cs"/>
          <w:rtl/>
        </w:rPr>
        <w:t>الوصول،</w:t>
      </w:r>
      <w:r>
        <w:rPr>
          <w:rFonts w:hint="cs"/>
          <w:rtl/>
        </w:rPr>
        <w:t xml:space="preserve"> مدن الإستراحة أو التوقف (إن وجدت).</w:t>
      </w:r>
    </w:p>
    <w:p w:rsidR="001812B0" w:rsidRDefault="001812B0" w:rsidP="00C8741E">
      <w:pPr>
        <w:pStyle w:val="ListParagraph"/>
        <w:numPr>
          <w:ilvl w:val="0"/>
          <w:numId w:val="7"/>
        </w:numPr>
        <w:bidi/>
        <w:spacing w:after="0" w:line="276" w:lineRule="auto"/>
        <w:jc w:val="both"/>
      </w:pPr>
      <w:r>
        <w:rPr>
          <w:rFonts w:hint="cs"/>
          <w:rtl/>
        </w:rPr>
        <w:t>معرفة موظفي الشركة</w:t>
      </w:r>
      <w:r w:rsidR="00B5412F">
        <w:rPr>
          <w:rFonts w:hint="cs"/>
          <w:rtl/>
        </w:rPr>
        <w:t>: الإ</w:t>
      </w:r>
      <w:r>
        <w:rPr>
          <w:rFonts w:hint="cs"/>
          <w:rtl/>
        </w:rPr>
        <w:t>سم، الشهرة، تاريخ بدء العمل، الهاتف المحمول.</w:t>
      </w:r>
      <w:r>
        <w:rPr>
          <w:rFonts w:hint="cs"/>
        </w:rPr>
        <w:t xml:space="preserve"> </w:t>
      </w:r>
      <w:r>
        <w:rPr>
          <w:rFonts w:hint="cs"/>
          <w:rtl/>
        </w:rPr>
        <w:t>للسائقين، نريد أن نعرف أيضاً</w:t>
      </w:r>
      <w:r w:rsidR="0075551C">
        <w:rPr>
          <w:rFonts w:hint="cs"/>
          <w:rtl/>
        </w:rPr>
        <w:t xml:space="preserve"> إضافةً لما سبق ذكره</w:t>
      </w:r>
      <w:r>
        <w:rPr>
          <w:rFonts w:hint="cs"/>
          <w:rtl/>
        </w:rPr>
        <w:t xml:space="preserve">، </w:t>
      </w:r>
      <w:r w:rsidR="00B5412F">
        <w:rPr>
          <w:rFonts w:hint="cs"/>
          <w:rtl/>
          <w:lang w:bidi="ar-LB"/>
        </w:rPr>
        <w:t xml:space="preserve">رقم </w:t>
      </w:r>
      <w:r>
        <w:rPr>
          <w:rStyle w:val="alt-edited"/>
          <w:rFonts w:hint="cs"/>
          <w:rtl/>
        </w:rPr>
        <w:t xml:space="preserve">رخصة </w:t>
      </w:r>
      <w:r w:rsidR="00B5412F">
        <w:rPr>
          <w:rStyle w:val="alt-edited"/>
          <w:rFonts w:hint="cs"/>
          <w:rtl/>
        </w:rPr>
        <w:t>ال</w:t>
      </w:r>
      <w:r>
        <w:rPr>
          <w:rStyle w:val="alt-edited"/>
          <w:rFonts w:hint="cs"/>
          <w:rtl/>
        </w:rPr>
        <w:t>سوق</w:t>
      </w:r>
      <w:r w:rsidR="00B5412F">
        <w:rPr>
          <w:rFonts w:hint="cs"/>
          <w:rtl/>
        </w:rPr>
        <w:t>، و</w:t>
      </w:r>
      <w:r>
        <w:rPr>
          <w:rFonts w:hint="cs"/>
          <w:rtl/>
        </w:rPr>
        <w:t xml:space="preserve">نوع </w:t>
      </w:r>
      <w:r>
        <w:rPr>
          <w:rStyle w:val="alt-edited"/>
          <w:rFonts w:hint="cs"/>
          <w:rtl/>
        </w:rPr>
        <w:t>الباص</w:t>
      </w:r>
      <w:r>
        <w:rPr>
          <w:rFonts w:hint="cs"/>
          <w:rtl/>
        </w:rPr>
        <w:t xml:space="preserve"> الذي يقوده، وحوادث السير السابقة </w:t>
      </w:r>
      <w:r w:rsidR="0075551C">
        <w:rPr>
          <w:rFonts w:hint="cs"/>
          <w:rtl/>
        </w:rPr>
        <w:t xml:space="preserve">التي </w:t>
      </w:r>
      <w:r>
        <w:rPr>
          <w:rFonts w:hint="cs"/>
          <w:rtl/>
        </w:rPr>
        <w:t>قد حدثت معهم.</w:t>
      </w:r>
    </w:p>
    <w:p w:rsidR="001812B0" w:rsidRDefault="001812B0" w:rsidP="00C8741E">
      <w:pPr>
        <w:pStyle w:val="ListParagraph"/>
        <w:numPr>
          <w:ilvl w:val="0"/>
          <w:numId w:val="7"/>
        </w:numPr>
        <w:bidi/>
        <w:spacing w:after="0" w:line="276" w:lineRule="auto"/>
        <w:jc w:val="both"/>
      </w:pPr>
      <w:r>
        <w:rPr>
          <w:rFonts w:hint="cs"/>
          <w:rtl/>
        </w:rPr>
        <w:t>معر</w:t>
      </w:r>
      <w:r w:rsidR="0075551C">
        <w:rPr>
          <w:rFonts w:hint="cs"/>
          <w:rtl/>
        </w:rPr>
        <w:t>ف</w:t>
      </w:r>
      <w:r>
        <w:rPr>
          <w:rFonts w:hint="cs"/>
          <w:rtl/>
        </w:rPr>
        <w:t xml:space="preserve">ة لكل </w:t>
      </w:r>
      <w:r>
        <w:rPr>
          <w:rStyle w:val="alt-edited"/>
          <w:rFonts w:hint="cs"/>
          <w:rtl/>
        </w:rPr>
        <w:t>باص</w:t>
      </w:r>
      <w:r w:rsidR="000E5B89">
        <w:rPr>
          <w:rStyle w:val="alt-edited"/>
          <w:rFonts w:hint="cs"/>
          <w:rtl/>
        </w:rPr>
        <w:t>:</w:t>
      </w:r>
      <w:r>
        <w:rPr>
          <w:rFonts w:hint="cs"/>
          <w:rtl/>
        </w:rPr>
        <w:t xml:space="preserve"> رقمه التسلسلي في الشركة، عدد المقاعد،</w:t>
      </w:r>
      <w:r w:rsidR="000E5B89">
        <w:rPr>
          <w:rFonts w:hint="cs"/>
          <w:rtl/>
        </w:rPr>
        <w:t xml:space="preserve"> نوعه</w:t>
      </w:r>
      <w:r>
        <w:rPr>
          <w:rFonts w:hint="cs"/>
          <w:rtl/>
        </w:rPr>
        <w:t xml:space="preserve"> والمميزات مثل:</w:t>
      </w:r>
      <w:r>
        <w:rPr>
          <w:rFonts w:hint="cs"/>
        </w:rPr>
        <w:t xml:space="preserve"> AC</w:t>
      </w:r>
      <w:r>
        <w:rPr>
          <w:rFonts w:hint="cs"/>
          <w:rtl/>
        </w:rPr>
        <w:t xml:space="preserve">، شاشة </w:t>
      </w:r>
      <w:r>
        <w:rPr>
          <w:rFonts w:hint="cs"/>
        </w:rPr>
        <w:t>DVD</w:t>
      </w:r>
      <w:r>
        <w:rPr>
          <w:rFonts w:hint="cs"/>
          <w:rtl/>
        </w:rPr>
        <w:t xml:space="preserve"> لكل مقعد، ثلاجة صغيرة، الخ.</w:t>
      </w:r>
    </w:p>
    <w:p w:rsidR="001812B0" w:rsidRPr="00927034" w:rsidRDefault="001812B0" w:rsidP="00C8741E">
      <w:pPr>
        <w:bidi/>
        <w:spacing w:before="120" w:line="276" w:lineRule="auto"/>
        <w:jc w:val="both"/>
        <w:rPr>
          <w:rStyle w:val="shorttext"/>
          <w:b/>
          <w:bCs/>
          <w:rtl/>
        </w:rPr>
      </w:pPr>
      <w:r w:rsidRPr="00927034">
        <w:rPr>
          <w:rStyle w:val="shorttext"/>
          <w:rFonts w:hint="cs"/>
          <w:b/>
          <w:bCs/>
          <w:rtl/>
        </w:rPr>
        <w:t>قواعد إدارية:</w:t>
      </w:r>
    </w:p>
    <w:p w:rsidR="001812B0" w:rsidRDefault="001812B0" w:rsidP="00C8741E">
      <w:pPr>
        <w:pStyle w:val="ListParagraph"/>
        <w:numPr>
          <w:ilvl w:val="0"/>
          <w:numId w:val="8"/>
        </w:numPr>
        <w:bidi/>
        <w:spacing w:after="0" w:line="276" w:lineRule="auto"/>
        <w:jc w:val="both"/>
        <w:rPr>
          <w:rtl/>
        </w:rPr>
      </w:pPr>
      <w:r>
        <w:rPr>
          <w:rStyle w:val="alt-edited"/>
          <w:rFonts w:hint="cs"/>
          <w:rtl/>
        </w:rPr>
        <w:t>الباص</w:t>
      </w:r>
      <w:r>
        <w:rPr>
          <w:rFonts w:hint="cs"/>
          <w:rtl/>
        </w:rPr>
        <w:t xml:space="preserve"> هو </w:t>
      </w:r>
      <w:r w:rsidR="00774058">
        <w:rPr>
          <w:rFonts w:hint="cs"/>
          <w:rtl/>
        </w:rPr>
        <w:t xml:space="preserve">من </w:t>
      </w:r>
      <w:r>
        <w:rPr>
          <w:rFonts w:hint="cs"/>
          <w:rtl/>
        </w:rPr>
        <w:t>نوع واحد</w:t>
      </w:r>
      <w:r>
        <w:rPr>
          <w:rFonts w:hint="cs"/>
        </w:rPr>
        <w:t xml:space="preserve">: </w:t>
      </w:r>
      <w:r>
        <w:rPr>
          <w:rFonts w:hint="cs"/>
          <w:rtl/>
        </w:rPr>
        <w:t xml:space="preserve"> فان، بولمان، الخ. لدينا العديد من </w:t>
      </w:r>
      <w:r>
        <w:rPr>
          <w:rStyle w:val="alt-edited"/>
          <w:rFonts w:hint="cs"/>
          <w:rtl/>
        </w:rPr>
        <w:t>الباصات</w:t>
      </w:r>
      <w:r>
        <w:rPr>
          <w:rFonts w:hint="cs"/>
          <w:rtl/>
        </w:rPr>
        <w:t xml:space="preserve"> من </w:t>
      </w:r>
      <w:r w:rsidR="0075551C">
        <w:rPr>
          <w:rFonts w:hint="cs"/>
          <w:rtl/>
        </w:rPr>
        <w:t>نفس ال</w:t>
      </w:r>
      <w:r>
        <w:rPr>
          <w:rFonts w:hint="cs"/>
          <w:rtl/>
        </w:rPr>
        <w:t>نوع</w:t>
      </w:r>
      <w:r>
        <w:rPr>
          <w:rFonts w:hint="cs"/>
        </w:rPr>
        <w:t>.</w:t>
      </w:r>
    </w:p>
    <w:p w:rsidR="001812B0" w:rsidRDefault="001812B0" w:rsidP="00C8741E">
      <w:pPr>
        <w:pStyle w:val="ListParagraph"/>
        <w:numPr>
          <w:ilvl w:val="0"/>
          <w:numId w:val="8"/>
        </w:numPr>
        <w:bidi/>
        <w:spacing w:after="0" w:line="276" w:lineRule="auto"/>
        <w:jc w:val="both"/>
        <w:rPr>
          <w:rtl/>
        </w:rPr>
      </w:pPr>
      <w:r>
        <w:rPr>
          <w:rFonts w:hint="cs"/>
          <w:rtl/>
        </w:rPr>
        <w:t>الحجز هو لزبون واحد</w:t>
      </w:r>
      <w:r>
        <w:rPr>
          <w:rFonts w:hint="cs"/>
        </w:rPr>
        <w:t>.</w:t>
      </w:r>
    </w:p>
    <w:p w:rsidR="001812B0" w:rsidRDefault="001812B0" w:rsidP="00C8741E">
      <w:pPr>
        <w:pStyle w:val="ListParagraph"/>
        <w:numPr>
          <w:ilvl w:val="0"/>
          <w:numId w:val="8"/>
        </w:numPr>
        <w:bidi/>
        <w:spacing w:after="0" w:line="276" w:lineRule="auto"/>
        <w:jc w:val="both"/>
      </w:pPr>
      <w:bookmarkStart w:id="1" w:name="_GoBack"/>
      <w:r>
        <w:rPr>
          <w:rFonts w:hint="cs"/>
          <w:rtl/>
        </w:rPr>
        <w:t>الحجز يخص</w:t>
      </w:r>
      <w:r w:rsidR="000E5B89">
        <w:rPr>
          <w:rFonts w:hint="cs"/>
          <w:rtl/>
        </w:rPr>
        <w:t>ّ</w:t>
      </w:r>
      <w:r>
        <w:rPr>
          <w:rFonts w:hint="cs"/>
          <w:rtl/>
        </w:rPr>
        <w:t xml:space="preserve"> رحلة واحدة</w:t>
      </w:r>
      <w:r>
        <w:rPr>
          <w:rFonts w:hint="cs"/>
        </w:rPr>
        <w:t>.</w:t>
      </w:r>
    </w:p>
    <w:bookmarkEnd w:id="1"/>
    <w:p w:rsidR="001812B0" w:rsidRDefault="001812B0" w:rsidP="00C8741E">
      <w:pPr>
        <w:pStyle w:val="ListParagraph"/>
        <w:numPr>
          <w:ilvl w:val="0"/>
          <w:numId w:val="8"/>
        </w:numPr>
        <w:bidi/>
        <w:spacing w:after="0" w:line="276" w:lineRule="auto"/>
        <w:jc w:val="both"/>
      </w:pPr>
      <w:r>
        <w:rPr>
          <w:rFonts w:hint="cs"/>
          <w:rtl/>
        </w:rPr>
        <w:t>يتم إجراء الحجز من قبل موظف واحد. الحجز لديه تاريخ، مبلغ (كدفعة أولى)</w:t>
      </w:r>
      <w:r w:rsidR="000E5B89">
        <w:rPr>
          <w:rFonts w:hint="cs"/>
          <w:rtl/>
        </w:rPr>
        <w:t xml:space="preserve"> و</w:t>
      </w:r>
      <w:r>
        <w:rPr>
          <w:rFonts w:hint="cs"/>
          <w:rtl/>
        </w:rPr>
        <w:t xml:space="preserve">عدد </w:t>
      </w:r>
      <w:r>
        <w:rPr>
          <w:rStyle w:val="alt-edited"/>
          <w:rFonts w:hint="cs"/>
          <w:rtl/>
        </w:rPr>
        <w:t>الأشخاص المرفقين بالحجز</w:t>
      </w:r>
      <w:r>
        <w:rPr>
          <w:rFonts w:hint="cs"/>
        </w:rPr>
        <w:t>.</w:t>
      </w:r>
    </w:p>
    <w:p w:rsidR="001812B0" w:rsidRDefault="001812B0" w:rsidP="00C8741E">
      <w:pPr>
        <w:pStyle w:val="ListParagraph"/>
        <w:numPr>
          <w:ilvl w:val="0"/>
          <w:numId w:val="8"/>
        </w:numPr>
        <w:bidi/>
        <w:spacing w:after="0" w:line="276" w:lineRule="auto"/>
        <w:jc w:val="both"/>
      </w:pPr>
      <w:r>
        <w:rPr>
          <w:rFonts w:hint="cs"/>
          <w:rtl/>
        </w:rPr>
        <w:t>يمكن إلغاء الحجز قبل 48 ساعة من موعد الرحلة. يجب</w:t>
      </w:r>
      <w:r>
        <w:rPr>
          <w:rFonts w:hint="cs"/>
        </w:rPr>
        <w:t xml:space="preserve"> </w:t>
      </w:r>
      <w:r>
        <w:rPr>
          <w:rFonts w:hint="cs"/>
          <w:rtl/>
        </w:rPr>
        <w:t xml:space="preserve">حفظ تاريخ الإلغاء. يتم </w:t>
      </w:r>
      <w:r>
        <w:rPr>
          <w:rFonts w:hint="cs"/>
          <w:rtl/>
          <w:lang w:bidi="ar-LB"/>
        </w:rPr>
        <w:t>ال</w:t>
      </w:r>
      <w:r>
        <w:rPr>
          <w:rFonts w:hint="cs"/>
          <w:rtl/>
        </w:rPr>
        <w:t xml:space="preserve">إلغاء من قبل موظف ليس بالضرورة أن يكون </w:t>
      </w:r>
      <w:r w:rsidR="0075551C">
        <w:rPr>
          <w:rFonts w:hint="cs"/>
          <w:rtl/>
        </w:rPr>
        <w:t xml:space="preserve">هو نفسه </w:t>
      </w:r>
      <w:r>
        <w:rPr>
          <w:rFonts w:hint="cs"/>
          <w:rtl/>
        </w:rPr>
        <w:t>الذي قام بالحجز</w:t>
      </w:r>
      <w:r>
        <w:rPr>
          <w:rFonts w:hint="cs"/>
        </w:rPr>
        <w:t>.</w:t>
      </w:r>
    </w:p>
    <w:p w:rsidR="001812B0" w:rsidRDefault="001812B0" w:rsidP="00C8741E">
      <w:pPr>
        <w:pStyle w:val="ListParagraph"/>
        <w:numPr>
          <w:ilvl w:val="0"/>
          <w:numId w:val="8"/>
        </w:numPr>
        <w:bidi/>
        <w:spacing w:after="0" w:line="276" w:lineRule="auto"/>
        <w:jc w:val="both"/>
      </w:pPr>
      <w:r>
        <w:rPr>
          <w:rFonts w:hint="cs"/>
          <w:rtl/>
        </w:rPr>
        <w:t>قد يكون أو</w:t>
      </w:r>
      <w:r w:rsidR="000E5B89">
        <w:rPr>
          <w:rFonts w:hint="cs"/>
          <w:rtl/>
        </w:rPr>
        <w:t xml:space="preserve"> </w:t>
      </w:r>
      <w:r w:rsidR="0075551C">
        <w:rPr>
          <w:rFonts w:hint="cs"/>
          <w:rtl/>
        </w:rPr>
        <w:t>قد</w:t>
      </w:r>
      <w:r>
        <w:rPr>
          <w:rFonts w:hint="cs"/>
          <w:rtl/>
        </w:rPr>
        <w:t xml:space="preserve"> لا</w:t>
      </w:r>
      <w:r w:rsidR="0075551C">
        <w:rPr>
          <w:rFonts w:hint="cs"/>
          <w:rtl/>
        </w:rPr>
        <w:t xml:space="preserve"> يكون</w:t>
      </w:r>
      <w:r>
        <w:rPr>
          <w:rFonts w:hint="cs"/>
          <w:rtl/>
        </w:rPr>
        <w:t xml:space="preserve"> لل</w:t>
      </w:r>
      <w:r>
        <w:rPr>
          <w:rStyle w:val="alt-edited"/>
          <w:rFonts w:hint="cs"/>
          <w:rtl/>
        </w:rPr>
        <w:t>رحلة</w:t>
      </w:r>
      <w:r>
        <w:rPr>
          <w:rFonts w:hint="cs"/>
          <w:rtl/>
        </w:rPr>
        <w:t xml:space="preserve"> مدن متعددة للإستراحة والتوقف. كل مدينة توقف لها مرتبتها أثناء الرحلة</w:t>
      </w:r>
      <w:r>
        <w:rPr>
          <w:rFonts w:hint="cs"/>
        </w:rPr>
        <w:t>.</w:t>
      </w:r>
    </w:p>
    <w:p w:rsidR="001812B0" w:rsidRDefault="001812B0" w:rsidP="00C8741E">
      <w:pPr>
        <w:pStyle w:val="ListParagraph"/>
        <w:numPr>
          <w:ilvl w:val="0"/>
          <w:numId w:val="8"/>
        </w:numPr>
        <w:bidi/>
        <w:spacing w:after="0" w:line="276" w:lineRule="auto"/>
        <w:jc w:val="both"/>
      </w:pPr>
      <w:r>
        <w:rPr>
          <w:rFonts w:hint="cs"/>
          <w:rtl/>
        </w:rPr>
        <w:t>قد تتطلب ال</w:t>
      </w:r>
      <w:r>
        <w:rPr>
          <w:rStyle w:val="alt-edited"/>
          <w:rFonts w:hint="cs"/>
          <w:rtl/>
        </w:rPr>
        <w:t>رحلة</w:t>
      </w:r>
      <w:r>
        <w:rPr>
          <w:rFonts w:hint="cs"/>
          <w:rtl/>
        </w:rPr>
        <w:t xml:space="preserve"> أكثر من </w:t>
      </w:r>
      <w:r>
        <w:rPr>
          <w:rStyle w:val="alt-edited"/>
          <w:rFonts w:hint="cs"/>
          <w:rtl/>
        </w:rPr>
        <w:t>باص</w:t>
      </w:r>
      <w:r>
        <w:rPr>
          <w:rFonts w:hint="cs"/>
          <w:rtl/>
        </w:rPr>
        <w:t xml:space="preserve"> واحد. </w:t>
      </w:r>
      <w:r>
        <w:rPr>
          <w:rFonts w:hint="cs"/>
        </w:rPr>
        <w:t xml:space="preserve"> </w:t>
      </w:r>
      <w:r>
        <w:rPr>
          <w:rStyle w:val="alt-edited"/>
          <w:rFonts w:hint="cs"/>
          <w:rtl/>
        </w:rPr>
        <w:t>كل باص</w:t>
      </w:r>
      <w:r>
        <w:rPr>
          <w:rFonts w:hint="cs"/>
          <w:rtl/>
        </w:rPr>
        <w:t xml:space="preserve"> لرحلة </w:t>
      </w:r>
      <w:r>
        <w:rPr>
          <w:rStyle w:val="alt-edited"/>
          <w:rFonts w:hint="cs"/>
          <w:rtl/>
        </w:rPr>
        <w:t>يتطلب</w:t>
      </w:r>
      <w:r>
        <w:rPr>
          <w:rFonts w:hint="cs"/>
          <w:rtl/>
        </w:rPr>
        <w:t xml:space="preserve"> مضيفة وسائق</w:t>
      </w:r>
      <w:r>
        <w:rPr>
          <w:rFonts w:hint="cs"/>
        </w:rPr>
        <w:t>.</w:t>
      </w:r>
    </w:p>
    <w:p w:rsidR="001812B0" w:rsidRDefault="001812B0" w:rsidP="00C8741E">
      <w:pPr>
        <w:pStyle w:val="ListParagraph"/>
        <w:numPr>
          <w:ilvl w:val="0"/>
          <w:numId w:val="8"/>
        </w:numPr>
        <w:bidi/>
        <w:spacing w:after="0" w:line="276" w:lineRule="auto"/>
        <w:jc w:val="both"/>
      </w:pPr>
      <w:r>
        <w:rPr>
          <w:rFonts w:hint="cs"/>
          <w:rtl/>
        </w:rPr>
        <w:t>يمكن إجراء رحلة في أي فترة من السنة</w:t>
      </w:r>
      <w:r>
        <w:rPr>
          <w:rFonts w:hint="cs"/>
        </w:rPr>
        <w:t>.</w:t>
      </w:r>
      <w:r>
        <w:rPr>
          <w:rFonts w:hint="cs"/>
          <w:rtl/>
        </w:rPr>
        <w:t xml:space="preserve"> السعر للشخص الواحد </w:t>
      </w:r>
      <w:r w:rsidR="0075551C">
        <w:rPr>
          <w:rFonts w:hint="cs"/>
          <w:rtl/>
        </w:rPr>
        <w:t>ضمن ا</w:t>
      </w:r>
      <w:r>
        <w:rPr>
          <w:rFonts w:hint="cs"/>
          <w:rtl/>
        </w:rPr>
        <w:t xml:space="preserve">لرحلة يعتمد على الفترة من السنة. الفترة </w:t>
      </w:r>
      <w:r w:rsidR="0075551C">
        <w:rPr>
          <w:rFonts w:hint="cs"/>
          <w:rtl/>
        </w:rPr>
        <w:t>ل</w:t>
      </w:r>
      <w:r>
        <w:rPr>
          <w:rFonts w:hint="cs"/>
          <w:rtl/>
        </w:rPr>
        <w:t>ديها تاريخ بداية وتاريخ نهاية</w:t>
      </w:r>
      <w:r>
        <w:rPr>
          <w:rFonts w:hint="cs"/>
        </w:rPr>
        <w:t>.</w:t>
      </w:r>
    </w:p>
    <w:p w:rsidR="001812B0" w:rsidRDefault="001812B0" w:rsidP="00C8741E">
      <w:pPr>
        <w:bidi/>
        <w:spacing w:before="120" w:line="276" w:lineRule="auto"/>
        <w:rPr>
          <w:b/>
          <w:bCs/>
          <w:rtl/>
        </w:rPr>
      </w:pPr>
      <w:r w:rsidRPr="00927034">
        <w:rPr>
          <w:rFonts w:hint="cs"/>
          <w:b/>
          <w:bCs/>
          <w:rtl/>
        </w:rPr>
        <w:t>العمل المطلوب</w:t>
      </w:r>
      <w:r w:rsidRPr="00927034">
        <w:rPr>
          <w:rFonts w:hint="cs"/>
          <w:b/>
          <w:bCs/>
        </w:rPr>
        <w:t>:</w:t>
      </w:r>
    </w:p>
    <w:p w:rsidR="001812B0" w:rsidRDefault="001812B0" w:rsidP="00C8741E">
      <w:pPr>
        <w:pStyle w:val="ListParagraph"/>
        <w:numPr>
          <w:ilvl w:val="0"/>
          <w:numId w:val="9"/>
        </w:numPr>
        <w:bidi/>
        <w:spacing w:after="0" w:line="276" w:lineRule="auto"/>
        <w:jc w:val="both"/>
      </w:pPr>
      <w:r>
        <w:rPr>
          <w:rFonts w:hint="cs"/>
          <w:rtl/>
        </w:rPr>
        <w:t>لائحة بالسمات (</w:t>
      </w:r>
      <w:r w:rsidR="0075551C">
        <w:t xml:space="preserve">List of </w:t>
      </w:r>
      <w:r>
        <w:rPr>
          <w:lang w:val="en-US"/>
        </w:rPr>
        <w:t>attributes</w:t>
      </w:r>
      <w:r>
        <w:rPr>
          <w:rFonts w:hint="cs"/>
          <w:rtl/>
        </w:rPr>
        <w:t>).</w:t>
      </w:r>
    </w:p>
    <w:p w:rsidR="001812B0" w:rsidRDefault="001812B0" w:rsidP="00C8741E">
      <w:pPr>
        <w:pStyle w:val="ListParagraph"/>
        <w:numPr>
          <w:ilvl w:val="0"/>
          <w:numId w:val="9"/>
        </w:numPr>
        <w:bidi/>
        <w:spacing w:after="0" w:line="276" w:lineRule="auto"/>
        <w:jc w:val="both"/>
      </w:pPr>
      <w:r>
        <w:rPr>
          <w:rFonts w:hint="cs"/>
          <w:rtl/>
        </w:rPr>
        <w:t xml:space="preserve">رسم </w:t>
      </w:r>
      <w:r>
        <w:rPr>
          <w:rFonts w:hint="cs"/>
        </w:rPr>
        <w:t>(CDM)</w:t>
      </w:r>
      <w:r>
        <w:rPr>
          <w:rFonts w:hint="cs"/>
          <w:rtl/>
        </w:rPr>
        <w:t>، مع تحديد الكيانات (</w:t>
      </w:r>
      <w:r>
        <w:rPr>
          <w:lang w:val="en-US"/>
        </w:rPr>
        <w:t>entities</w:t>
      </w:r>
      <w:r>
        <w:rPr>
          <w:rFonts w:hint="cs"/>
          <w:rtl/>
        </w:rPr>
        <w:t>): المعر</w:t>
      </w:r>
      <w:ins w:id="2" w:author="Admin" w:date="2016-09-01T00:05:00Z">
        <w:r w:rsidR="00FF32D1">
          <w:rPr>
            <w:rFonts w:hint="cs"/>
            <w:rtl/>
            <w:lang w:bidi="ar-LB"/>
          </w:rPr>
          <w:t>ّ</w:t>
        </w:r>
      </w:ins>
      <w:r>
        <w:rPr>
          <w:rFonts w:hint="cs"/>
          <w:rtl/>
        </w:rPr>
        <w:t xml:space="preserve">ف والخصائص، </w:t>
      </w:r>
      <w:r>
        <w:rPr>
          <w:rFonts w:hint="cs"/>
        </w:rPr>
        <w:t xml:space="preserve"> </w:t>
      </w:r>
      <w:r w:rsidR="00FF32D1">
        <w:rPr>
          <w:rFonts w:hint="cs"/>
          <w:rtl/>
        </w:rPr>
        <w:t xml:space="preserve">والعلاقات </w:t>
      </w:r>
      <w:r>
        <w:rPr>
          <w:rFonts w:hint="cs"/>
          <w:rtl/>
        </w:rPr>
        <w:t>(</w:t>
      </w:r>
      <w:r>
        <w:t>relations</w:t>
      </w:r>
      <w:r>
        <w:rPr>
          <w:rFonts w:hint="cs"/>
          <w:rtl/>
        </w:rPr>
        <w:t>)</w:t>
      </w:r>
      <w:r>
        <w:rPr>
          <w:rFonts w:hint="cs"/>
          <w:rtl/>
          <w:lang w:bidi="ar-LB"/>
        </w:rPr>
        <w:t>،</w:t>
      </w:r>
      <w:r>
        <w:rPr>
          <w:rFonts w:hint="cs"/>
          <w:rtl/>
        </w:rPr>
        <w:t xml:space="preserve"> والأصول (</w:t>
      </w:r>
      <w:r>
        <w:t>cardinalities</w:t>
      </w:r>
      <w:r>
        <w:rPr>
          <w:rFonts w:hint="cs"/>
          <w:rtl/>
        </w:rPr>
        <w:t>)</w:t>
      </w:r>
      <w:r>
        <w:rPr>
          <w:rFonts w:hint="cs"/>
        </w:rPr>
        <w:t>.</w:t>
      </w:r>
    </w:p>
    <w:p w:rsidR="001812B0" w:rsidRDefault="001812B0" w:rsidP="001812B0">
      <w:pPr>
        <w:bidi/>
        <w:spacing w:before="120"/>
        <w:rPr>
          <w:rStyle w:val="shorttext"/>
          <w:b/>
          <w:bCs/>
          <w:u w:val="single"/>
          <w:rtl/>
        </w:rPr>
      </w:pPr>
    </w:p>
    <w:p w:rsidR="00C8741E" w:rsidRPr="00C8741E" w:rsidRDefault="00C8741E" w:rsidP="00C8741E">
      <w:pPr>
        <w:bidi/>
        <w:ind w:right="-709"/>
        <w:rPr>
          <w:rFonts w:asciiTheme="majorBidi" w:hAnsiTheme="majorBidi" w:cstheme="majorBidi"/>
          <w:b/>
          <w:bCs/>
          <w:sz w:val="20"/>
          <w:szCs w:val="20"/>
        </w:rPr>
      </w:pPr>
      <w:r w:rsidRPr="00C8741E">
        <w:rPr>
          <w:rFonts w:asciiTheme="majorBidi" w:hAnsiTheme="majorBidi" w:cstheme="majorBidi"/>
          <w:b/>
          <w:bCs/>
          <w:sz w:val="20"/>
          <w:szCs w:val="20"/>
          <w:rtl/>
          <w:lang w:bidi="ar-LB"/>
        </w:rPr>
        <w:lastRenderedPageBreak/>
        <w:t>ا</w:t>
      </w:r>
      <w:r w:rsidRPr="00C8741E">
        <w:rPr>
          <w:rFonts w:asciiTheme="majorBidi" w:hAnsiTheme="majorBidi" w:cstheme="majorBidi"/>
          <w:b/>
          <w:bCs/>
          <w:sz w:val="20"/>
          <w:szCs w:val="20"/>
          <w:rtl/>
        </w:rPr>
        <w:t xml:space="preserve">لاختصاص والرمز </w:t>
      </w:r>
      <w:r w:rsidRPr="00C8741E">
        <w:rPr>
          <w:rFonts w:asciiTheme="majorBidi" w:hAnsiTheme="majorBidi" w:cstheme="majorBidi"/>
          <w:b/>
          <w:bCs/>
          <w:sz w:val="20"/>
          <w:szCs w:val="20"/>
        </w:rPr>
        <w:tab/>
      </w:r>
      <w:r w:rsidRPr="00C8741E">
        <w:rPr>
          <w:rFonts w:asciiTheme="majorBidi" w:hAnsiTheme="majorBidi" w:cstheme="majorBidi"/>
          <w:b/>
          <w:bCs/>
          <w:sz w:val="20"/>
          <w:szCs w:val="20"/>
          <w:rtl/>
        </w:rPr>
        <w:t>: المعلوماتية الادارية (23107)</w:t>
      </w:r>
    </w:p>
    <w:p w:rsidR="00C8741E" w:rsidRPr="00C8741E" w:rsidRDefault="00C8741E" w:rsidP="00C8741E">
      <w:pPr>
        <w:bidi/>
        <w:ind w:right="-709"/>
        <w:rPr>
          <w:rFonts w:asciiTheme="majorBidi" w:hAnsiTheme="majorBidi" w:cstheme="majorBidi"/>
          <w:b/>
          <w:bCs/>
          <w:sz w:val="20"/>
          <w:szCs w:val="20"/>
          <w:lang w:bidi="ar-LB"/>
        </w:rPr>
      </w:pPr>
      <w:r w:rsidRPr="00C8741E">
        <w:rPr>
          <w:rFonts w:asciiTheme="majorBidi" w:hAnsiTheme="majorBidi" w:cstheme="majorBidi"/>
          <w:b/>
          <w:bCs/>
          <w:sz w:val="20"/>
          <w:szCs w:val="20"/>
          <w:lang w:bidi="ar-LB"/>
        </w:rPr>
        <w:t xml:space="preserve"> </w:t>
      </w:r>
      <w:r w:rsidRPr="00C8741E">
        <w:rPr>
          <w:rFonts w:asciiTheme="majorBidi" w:hAnsiTheme="majorBidi" w:cstheme="majorBidi"/>
          <w:b/>
          <w:bCs/>
          <w:sz w:val="20"/>
          <w:szCs w:val="20"/>
          <w:rtl/>
          <w:lang w:bidi="ar-LB"/>
        </w:rPr>
        <w:t xml:space="preserve">المادة      </w:t>
      </w:r>
      <w:r w:rsidRPr="00C8741E">
        <w:rPr>
          <w:rFonts w:asciiTheme="majorBidi" w:hAnsiTheme="majorBidi" w:cstheme="majorBidi"/>
          <w:b/>
          <w:bCs/>
          <w:sz w:val="20"/>
          <w:szCs w:val="20"/>
          <w:lang w:bidi="ar-LB"/>
        </w:rPr>
        <w:tab/>
      </w:r>
      <w:r w:rsidRPr="00C8741E">
        <w:rPr>
          <w:rFonts w:asciiTheme="majorBidi" w:hAnsiTheme="majorBidi" w:cstheme="majorBidi"/>
          <w:b/>
          <w:bCs/>
          <w:sz w:val="20"/>
          <w:szCs w:val="20"/>
          <w:lang w:bidi="ar-LB"/>
        </w:rPr>
        <w:tab/>
      </w:r>
      <w:r w:rsidRPr="00C8741E">
        <w:rPr>
          <w:rFonts w:asciiTheme="majorBidi" w:hAnsiTheme="majorBidi" w:cstheme="majorBidi"/>
          <w:b/>
          <w:bCs/>
          <w:sz w:val="20"/>
          <w:szCs w:val="20"/>
          <w:rtl/>
          <w:lang w:bidi="ar-LB"/>
        </w:rPr>
        <w:t>: طرائق التحليل</w:t>
      </w:r>
      <w:r w:rsidRPr="00C8741E">
        <w:rPr>
          <w:rFonts w:asciiTheme="majorBidi" w:hAnsiTheme="majorBidi" w:cstheme="majorBidi"/>
          <w:b/>
          <w:bCs/>
          <w:sz w:val="20"/>
          <w:szCs w:val="20"/>
          <w:rtl/>
          <w:lang w:bidi="ar-LB"/>
        </w:rPr>
        <w:tab/>
      </w:r>
      <w:r w:rsidRPr="00C8741E">
        <w:rPr>
          <w:rFonts w:asciiTheme="majorBidi" w:hAnsiTheme="majorBidi" w:cstheme="majorBidi"/>
          <w:b/>
          <w:bCs/>
          <w:sz w:val="20"/>
          <w:szCs w:val="20"/>
          <w:rtl/>
          <w:lang w:bidi="ar-LB"/>
        </w:rPr>
        <w:tab/>
      </w:r>
      <w:r w:rsidRPr="00C8741E">
        <w:rPr>
          <w:rFonts w:asciiTheme="majorBidi" w:hAnsiTheme="majorBidi" w:cstheme="majorBidi"/>
          <w:sz w:val="20"/>
          <w:szCs w:val="20"/>
          <w:rtl/>
          <w:lang w:bidi="ar-LB"/>
        </w:rPr>
        <w:tab/>
      </w:r>
      <w:r w:rsidRPr="00C8741E">
        <w:rPr>
          <w:rFonts w:asciiTheme="majorBidi" w:hAnsiTheme="majorBidi" w:cstheme="majorBidi"/>
          <w:b/>
          <w:bCs/>
          <w:sz w:val="20"/>
          <w:szCs w:val="20"/>
          <w:rtl/>
          <w:lang w:bidi="ar-LB"/>
        </w:rPr>
        <w:tab/>
      </w:r>
    </w:p>
    <w:p w:rsidR="001812B0" w:rsidRDefault="00C8741E" w:rsidP="00E6236D">
      <w:pPr>
        <w:bidi/>
        <w:spacing w:before="120"/>
        <w:rPr>
          <w:rStyle w:val="shorttext"/>
          <w:b/>
          <w:bCs/>
          <w:rtl/>
        </w:rPr>
      </w:pPr>
      <w:r>
        <w:rPr>
          <w:rFonts w:hint="cs"/>
          <w:b/>
          <w:bCs/>
          <w:noProof/>
          <w:u w:val="single"/>
          <w:rtl/>
        </w:rPr>
        <w:pict>
          <v:shape id="_x0000_s1040" type="#_x0000_t32" style="position:absolute;left:0;text-align:left;margin-left:1.95pt;margin-top:1.65pt;width:509.65pt;height:0;flip:x;z-index:251665408" o:connectortype="straight">
            <w10:wrap anchorx="page"/>
          </v:shape>
        </w:pict>
      </w:r>
      <w:r w:rsidR="000E5B89">
        <w:rPr>
          <w:rStyle w:val="shorttext"/>
          <w:rFonts w:hint="cs"/>
          <w:b/>
          <w:bCs/>
          <w:u w:val="single"/>
          <w:rtl/>
        </w:rPr>
        <w:t>السؤال</w:t>
      </w:r>
      <w:r w:rsidR="000E5B89" w:rsidRPr="001812B0">
        <w:rPr>
          <w:rStyle w:val="shorttext"/>
          <w:rFonts w:hint="cs"/>
          <w:b/>
          <w:bCs/>
          <w:u w:val="single"/>
          <w:rtl/>
        </w:rPr>
        <w:t xml:space="preserve"> </w:t>
      </w:r>
      <w:r w:rsidR="001812B0">
        <w:rPr>
          <w:rStyle w:val="shorttext"/>
          <w:rFonts w:hint="cs"/>
          <w:b/>
          <w:bCs/>
          <w:u w:val="single"/>
          <w:rtl/>
        </w:rPr>
        <w:t>3</w:t>
      </w:r>
      <w:r w:rsidR="001812B0" w:rsidRPr="001812B0">
        <w:rPr>
          <w:rStyle w:val="shorttext"/>
          <w:rFonts w:hint="cs"/>
          <w:b/>
          <w:bCs/>
        </w:rPr>
        <w:t>:</w:t>
      </w:r>
      <w:r w:rsidR="001812B0" w:rsidRPr="001812B0">
        <w:rPr>
          <w:rStyle w:val="shorttext"/>
          <w:rFonts w:hint="cs"/>
          <w:b/>
          <w:bCs/>
          <w:rtl/>
        </w:rPr>
        <w:t xml:space="preserve"> (</w:t>
      </w:r>
      <w:r w:rsidR="00E6236D">
        <w:rPr>
          <w:rStyle w:val="shorttext"/>
          <w:rFonts w:hint="cs"/>
          <w:b/>
          <w:bCs/>
          <w:rtl/>
        </w:rPr>
        <w:t>5</w:t>
      </w:r>
      <w:r w:rsidR="00427D84" w:rsidRPr="001812B0">
        <w:rPr>
          <w:rStyle w:val="shorttext"/>
          <w:rFonts w:hint="cs"/>
          <w:b/>
          <w:bCs/>
          <w:rtl/>
        </w:rPr>
        <w:t xml:space="preserve"> </w:t>
      </w:r>
      <w:r w:rsidR="000E5B89">
        <w:rPr>
          <w:rStyle w:val="shorttext"/>
          <w:rFonts w:hint="cs"/>
          <w:b/>
          <w:bCs/>
          <w:rtl/>
        </w:rPr>
        <w:t>علامات</w:t>
      </w:r>
      <w:r w:rsidR="001812B0" w:rsidRPr="001812B0">
        <w:rPr>
          <w:rStyle w:val="shorttext"/>
          <w:rFonts w:hint="cs"/>
          <w:b/>
          <w:bCs/>
          <w:rtl/>
        </w:rPr>
        <w:t>)</w:t>
      </w:r>
    </w:p>
    <w:p w:rsidR="001812B0" w:rsidRPr="003E29F2" w:rsidRDefault="001812B0" w:rsidP="00CC777B">
      <w:pPr>
        <w:bidi/>
        <w:rPr>
          <w:rStyle w:val="shorttext"/>
          <w:b/>
          <w:bCs/>
          <w:rtl/>
        </w:rPr>
      </w:pPr>
      <w:r w:rsidRPr="003E29F2">
        <w:rPr>
          <w:rStyle w:val="shorttext"/>
          <w:rFonts w:hint="cs"/>
          <w:b/>
          <w:bCs/>
          <w:rtl/>
        </w:rPr>
        <w:t xml:space="preserve">حوّل </w:t>
      </w:r>
      <w:r w:rsidRPr="003E29F2">
        <w:rPr>
          <w:rStyle w:val="shorttext"/>
          <w:rFonts w:hint="cs"/>
          <w:b/>
          <w:bCs/>
        </w:rPr>
        <w:t xml:space="preserve">CDM </w:t>
      </w:r>
      <w:r w:rsidRPr="003E29F2">
        <w:rPr>
          <w:rStyle w:val="shorttext"/>
          <w:rFonts w:hint="cs"/>
          <w:b/>
          <w:bCs/>
          <w:rtl/>
        </w:rPr>
        <w:t xml:space="preserve"> التالي إلى </w:t>
      </w:r>
      <w:r w:rsidRPr="003E29F2">
        <w:rPr>
          <w:rStyle w:val="shorttext"/>
          <w:rFonts w:hint="cs"/>
          <w:b/>
          <w:bCs/>
        </w:rPr>
        <w:t>LDM</w:t>
      </w:r>
      <w:r w:rsidRPr="003E29F2">
        <w:rPr>
          <w:rStyle w:val="shorttext"/>
          <w:rFonts w:hint="cs"/>
          <w:b/>
          <w:bCs/>
          <w:rtl/>
        </w:rPr>
        <w:t>.</w:t>
      </w:r>
    </w:p>
    <w:p w:rsidR="001812B0" w:rsidRPr="001812B0" w:rsidRDefault="001812B0" w:rsidP="001812B0">
      <w:pPr>
        <w:bidi/>
        <w:spacing w:before="120"/>
        <w:jc w:val="center"/>
        <w:rPr>
          <w:rStyle w:val="shorttext"/>
          <w:b/>
          <w:bCs/>
          <w:rtl/>
        </w:rPr>
      </w:pPr>
      <w:r w:rsidRPr="001812B0">
        <w:rPr>
          <w:rStyle w:val="shorttext"/>
          <w:b/>
          <w:bCs/>
          <w:noProof/>
          <w:rtl/>
        </w:rPr>
        <w:drawing>
          <wp:inline distT="0" distB="0" distL="0" distR="0">
            <wp:extent cx="6480175" cy="3519919"/>
            <wp:effectExtent l="1905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6480175" cy="3519919"/>
                    </a:xfrm>
                    <a:prstGeom prst="rect">
                      <a:avLst/>
                    </a:prstGeom>
                    <a:noFill/>
                    <a:ln w="9525">
                      <a:noFill/>
                      <a:miter lim="800000"/>
                      <a:headEnd/>
                      <a:tailEnd/>
                    </a:ln>
                  </pic:spPr>
                </pic:pic>
              </a:graphicData>
            </a:graphic>
          </wp:inline>
        </w:drawing>
      </w:r>
    </w:p>
    <w:p w:rsidR="001812B0" w:rsidRDefault="000E5B89" w:rsidP="00C8741E">
      <w:pPr>
        <w:bidi/>
        <w:spacing w:before="120" w:line="276" w:lineRule="auto"/>
        <w:rPr>
          <w:rStyle w:val="shorttext"/>
          <w:b/>
          <w:bCs/>
          <w:rtl/>
        </w:rPr>
      </w:pPr>
      <w:r>
        <w:rPr>
          <w:rStyle w:val="shorttext"/>
          <w:rFonts w:hint="cs"/>
          <w:b/>
          <w:bCs/>
          <w:u w:val="single"/>
          <w:rtl/>
        </w:rPr>
        <w:t>السؤال</w:t>
      </w:r>
      <w:r w:rsidRPr="001812B0">
        <w:rPr>
          <w:rStyle w:val="shorttext"/>
          <w:rFonts w:hint="cs"/>
          <w:b/>
          <w:bCs/>
          <w:u w:val="single"/>
          <w:rtl/>
        </w:rPr>
        <w:t xml:space="preserve"> </w:t>
      </w:r>
      <w:r w:rsidR="001812B0">
        <w:rPr>
          <w:rStyle w:val="shorttext"/>
          <w:rFonts w:hint="cs"/>
          <w:b/>
          <w:bCs/>
          <w:u w:val="single"/>
          <w:rtl/>
        </w:rPr>
        <w:t>4</w:t>
      </w:r>
      <w:r w:rsidR="001812B0" w:rsidRPr="001812B0">
        <w:rPr>
          <w:rStyle w:val="shorttext"/>
          <w:rFonts w:hint="cs"/>
          <w:b/>
          <w:bCs/>
        </w:rPr>
        <w:t>:</w:t>
      </w:r>
      <w:r w:rsidR="001812B0" w:rsidRPr="001812B0">
        <w:rPr>
          <w:rStyle w:val="shorttext"/>
          <w:rFonts w:hint="cs"/>
          <w:b/>
          <w:bCs/>
          <w:rtl/>
        </w:rPr>
        <w:t xml:space="preserve"> (</w:t>
      </w:r>
      <w:r w:rsidR="001812B0">
        <w:rPr>
          <w:rStyle w:val="shorttext"/>
          <w:rFonts w:hint="cs"/>
          <w:b/>
          <w:bCs/>
          <w:rtl/>
        </w:rPr>
        <w:t>5</w:t>
      </w:r>
      <w:r w:rsidR="001812B0" w:rsidRPr="001812B0">
        <w:rPr>
          <w:rStyle w:val="shorttext"/>
          <w:rFonts w:hint="cs"/>
          <w:b/>
          <w:bCs/>
          <w:rtl/>
        </w:rPr>
        <w:t xml:space="preserve"> </w:t>
      </w:r>
      <w:r>
        <w:rPr>
          <w:rStyle w:val="shorttext"/>
          <w:rFonts w:hint="cs"/>
          <w:b/>
          <w:bCs/>
          <w:rtl/>
        </w:rPr>
        <w:t>علامات</w:t>
      </w:r>
      <w:r w:rsidR="001812B0" w:rsidRPr="001812B0">
        <w:rPr>
          <w:rStyle w:val="shorttext"/>
          <w:rFonts w:hint="cs"/>
          <w:b/>
          <w:bCs/>
          <w:rtl/>
        </w:rPr>
        <w:t>)</w:t>
      </w:r>
    </w:p>
    <w:p w:rsidR="001812B0" w:rsidRPr="003E29F2" w:rsidRDefault="001812B0" w:rsidP="00C8741E">
      <w:pPr>
        <w:bidi/>
        <w:spacing w:line="276" w:lineRule="auto"/>
        <w:rPr>
          <w:b/>
          <w:bCs/>
          <w:rtl/>
        </w:rPr>
      </w:pPr>
      <w:r w:rsidRPr="003E29F2">
        <w:rPr>
          <w:rFonts w:hint="cs"/>
          <w:b/>
          <w:bCs/>
          <w:rtl/>
        </w:rPr>
        <w:t xml:space="preserve">إرسم  الـ </w:t>
      </w:r>
      <w:r w:rsidRPr="003E29F2">
        <w:rPr>
          <w:rFonts w:hint="cs"/>
          <w:b/>
          <w:bCs/>
        </w:rPr>
        <w:t>CTM</w:t>
      </w:r>
      <w:r w:rsidRPr="003E29F2">
        <w:rPr>
          <w:rFonts w:hint="cs"/>
          <w:b/>
          <w:bCs/>
          <w:rtl/>
        </w:rPr>
        <w:t xml:space="preserve">  </w:t>
      </w:r>
      <w:r w:rsidR="00352CB2" w:rsidRPr="003E29F2">
        <w:rPr>
          <w:rFonts w:hint="cs"/>
          <w:b/>
          <w:bCs/>
          <w:rtl/>
        </w:rPr>
        <w:t>للعمل التالي في</w:t>
      </w:r>
      <w:r w:rsidRPr="003E29F2">
        <w:rPr>
          <w:rFonts w:hint="cs"/>
          <w:b/>
          <w:bCs/>
          <w:rtl/>
        </w:rPr>
        <w:t xml:space="preserve"> مرآب لتصليح السيارات</w:t>
      </w:r>
      <w:r w:rsidRPr="003E29F2">
        <w:rPr>
          <w:rFonts w:hint="cs"/>
          <w:b/>
          <w:bCs/>
        </w:rPr>
        <w:t>:</w:t>
      </w:r>
    </w:p>
    <w:p w:rsidR="00352CB2" w:rsidRPr="00352CB2" w:rsidRDefault="00352CB2" w:rsidP="00C8741E">
      <w:pPr>
        <w:bidi/>
        <w:spacing w:before="120" w:line="276" w:lineRule="auto"/>
        <w:jc w:val="center"/>
        <w:rPr>
          <w:rStyle w:val="shorttext"/>
          <w:b/>
          <w:bCs/>
          <w:rtl/>
        </w:rPr>
      </w:pPr>
      <w:r w:rsidRPr="00352CB2">
        <w:rPr>
          <w:rStyle w:val="shorttext"/>
          <w:rFonts w:hint="cs"/>
          <w:b/>
          <w:bCs/>
          <w:rtl/>
        </w:rPr>
        <w:t>إصلاح السيارات</w:t>
      </w:r>
    </w:p>
    <w:p w:rsidR="00352CB2" w:rsidRDefault="00352CB2" w:rsidP="00C8741E">
      <w:pPr>
        <w:bidi/>
        <w:spacing w:line="276" w:lineRule="auto"/>
        <w:rPr>
          <w:rtl/>
        </w:rPr>
      </w:pPr>
      <w:r>
        <w:rPr>
          <w:rFonts w:hint="cs"/>
          <w:rtl/>
        </w:rPr>
        <w:t xml:space="preserve">يأخذ </w:t>
      </w:r>
      <w:r>
        <w:rPr>
          <w:rStyle w:val="alt-edited"/>
          <w:rFonts w:hint="cs"/>
          <w:rtl/>
        </w:rPr>
        <w:t>الزبون</w:t>
      </w:r>
      <w:r>
        <w:rPr>
          <w:rFonts w:hint="cs"/>
          <w:rtl/>
        </w:rPr>
        <w:t xml:space="preserve"> موعد لإصلاح </w:t>
      </w:r>
      <w:r>
        <w:rPr>
          <w:rStyle w:val="alt-edited"/>
          <w:rFonts w:hint="cs"/>
          <w:rtl/>
        </w:rPr>
        <w:t>سيارته</w:t>
      </w:r>
      <w:r>
        <w:rPr>
          <w:rFonts w:hint="cs"/>
        </w:rPr>
        <w:t>.</w:t>
      </w:r>
      <w:r>
        <w:rPr>
          <w:rFonts w:hint="cs"/>
        </w:rPr>
        <w:br/>
      </w:r>
      <w:r>
        <w:rPr>
          <w:rFonts w:hint="cs"/>
          <w:rtl/>
        </w:rPr>
        <w:t xml:space="preserve">في يوم </w:t>
      </w:r>
      <w:r w:rsidR="00FF32D1">
        <w:rPr>
          <w:rFonts w:hint="cs"/>
          <w:rtl/>
        </w:rPr>
        <w:t xml:space="preserve">الموعد </w:t>
      </w:r>
      <w:r>
        <w:rPr>
          <w:rStyle w:val="alt-edited"/>
          <w:rFonts w:hint="cs"/>
          <w:rtl/>
        </w:rPr>
        <w:t>المتفق عليه،</w:t>
      </w:r>
      <w:r>
        <w:rPr>
          <w:rFonts w:hint="cs"/>
          <w:rtl/>
        </w:rPr>
        <w:t xml:space="preserve"> يأتي الزبون الى</w:t>
      </w:r>
      <w:r w:rsidR="00774058">
        <w:rPr>
          <w:rFonts w:hint="cs"/>
          <w:rtl/>
        </w:rPr>
        <w:t xml:space="preserve"> مركز</w:t>
      </w:r>
      <w:r>
        <w:rPr>
          <w:rFonts w:hint="cs"/>
          <w:rtl/>
        </w:rPr>
        <w:t xml:space="preserve"> الإستقبال في المرآب لتصليح السيارات ويح</w:t>
      </w:r>
      <w:r w:rsidR="00FF32D1">
        <w:rPr>
          <w:rFonts w:hint="cs"/>
          <w:rtl/>
        </w:rPr>
        <w:t>دّ</w:t>
      </w:r>
      <w:r>
        <w:rPr>
          <w:rFonts w:hint="cs"/>
          <w:rtl/>
        </w:rPr>
        <w:t xml:space="preserve">د الإصلاحات التي يجب العمل بها. </w:t>
      </w:r>
      <w:r>
        <w:rPr>
          <w:rFonts w:hint="cs"/>
        </w:rPr>
        <w:t xml:space="preserve"> </w:t>
      </w:r>
      <w:r>
        <w:rPr>
          <w:rFonts w:hint="cs"/>
          <w:rtl/>
        </w:rPr>
        <w:t xml:space="preserve">يدوّن رئيس المشغل على ورقة </w:t>
      </w:r>
      <w:r w:rsidR="00FF32D1">
        <w:rPr>
          <w:rFonts w:hint="cs"/>
          <w:rtl/>
        </w:rPr>
        <w:t xml:space="preserve">كل </w:t>
      </w:r>
      <w:r w:rsidR="00774058">
        <w:rPr>
          <w:rFonts w:hint="cs"/>
          <w:rtl/>
        </w:rPr>
        <w:t>ال</w:t>
      </w:r>
      <w:r w:rsidR="00FF32D1">
        <w:rPr>
          <w:rFonts w:hint="cs"/>
          <w:rtl/>
        </w:rPr>
        <w:t xml:space="preserve">أعمال </w:t>
      </w:r>
      <w:r w:rsidR="00774058">
        <w:rPr>
          <w:rFonts w:hint="cs"/>
          <w:rtl/>
        </w:rPr>
        <w:t>المطلوب القيام به</w:t>
      </w:r>
      <w:r w:rsidR="00FF32D1">
        <w:rPr>
          <w:rFonts w:hint="cs"/>
          <w:rtl/>
        </w:rPr>
        <w:t>ا</w:t>
      </w:r>
      <w:r>
        <w:rPr>
          <w:rFonts w:hint="cs"/>
        </w:rPr>
        <w:t>.</w:t>
      </w:r>
    </w:p>
    <w:p w:rsidR="00352CB2" w:rsidRDefault="00774058" w:rsidP="00C8741E">
      <w:pPr>
        <w:bidi/>
        <w:spacing w:line="276" w:lineRule="auto"/>
        <w:rPr>
          <w:rtl/>
        </w:rPr>
      </w:pPr>
      <w:r>
        <w:rPr>
          <w:rFonts w:hint="cs"/>
          <w:rtl/>
        </w:rPr>
        <w:t>ي</w:t>
      </w:r>
      <w:r w:rsidR="00352CB2">
        <w:rPr>
          <w:rFonts w:hint="cs"/>
          <w:rtl/>
        </w:rPr>
        <w:t xml:space="preserve">أخذ </w:t>
      </w:r>
      <w:r>
        <w:rPr>
          <w:rFonts w:hint="cs"/>
          <w:rtl/>
        </w:rPr>
        <w:t xml:space="preserve">ميكانيكي </w:t>
      </w:r>
      <w:r w:rsidR="00352CB2">
        <w:rPr>
          <w:rFonts w:hint="cs"/>
          <w:rtl/>
        </w:rPr>
        <w:t>السيارة</w:t>
      </w:r>
      <w:r w:rsidR="000E5B89">
        <w:rPr>
          <w:rFonts w:hint="cs"/>
          <w:rtl/>
        </w:rPr>
        <w:t xml:space="preserve"> لإصلاحها</w:t>
      </w:r>
      <w:r>
        <w:rPr>
          <w:rFonts w:hint="cs"/>
          <w:rtl/>
        </w:rPr>
        <w:t xml:space="preserve">. </w:t>
      </w:r>
      <w:r w:rsidR="00352CB2">
        <w:rPr>
          <w:rFonts w:hint="cs"/>
        </w:rPr>
        <w:t xml:space="preserve"> </w:t>
      </w:r>
      <w:r w:rsidR="00352CB2">
        <w:rPr>
          <w:rFonts w:hint="cs"/>
          <w:rtl/>
        </w:rPr>
        <w:t>إذا كشف إصلاحات غير متوقعة، يت</w:t>
      </w:r>
      <w:r>
        <w:rPr>
          <w:rFonts w:hint="cs"/>
          <w:rtl/>
        </w:rPr>
        <w:t>ّ</w:t>
      </w:r>
      <w:r w:rsidR="00352CB2">
        <w:rPr>
          <w:rFonts w:hint="cs"/>
          <w:rtl/>
        </w:rPr>
        <w:t xml:space="preserve">صل رئيس المشغل </w:t>
      </w:r>
      <w:r w:rsidR="000E5B89">
        <w:rPr>
          <w:rFonts w:hint="cs"/>
          <w:rtl/>
        </w:rPr>
        <w:t xml:space="preserve">هاتفياً </w:t>
      </w:r>
      <w:r w:rsidR="00352CB2">
        <w:rPr>
          <w:rFonts w:hint="cs"/>
          <w:rtl/>
        </w:rPr>
        <w:t>بالزبون ويطلب موافقته على تكملة الإصلاح</w:t>
      </w:r>
      <w:r w:rsidR="00FF32D1">
        <w:rPr>
          <w:rFonts w:hint="cs"/>
          <w:rtl/>
        </w:rPr>
        <w:t xml:space="preserve">ات الإضافية ، </w:t>
      </w:r>
      <w:r w:rsidR="00352CB2">
        <w:rPr>
          <w:rFonts w:hint="cs"/>
          <w:rtl/>
        </w:rPr>
        <w:t xml:space="preserve">إذا رفض الزبون فسيتم إنجاز فقط العمل </w:t>
      </w:r>
      <w:r w:rsidR="00352CB2">
        <w:rPr>
          <w:rStyle w:val="alt-edited"/>
          <w:rFonts w:hint="cs"/>
          <w:rtl/>
        </w:rPr>
        <w:t>المخطط له</w:t>
      </w:r>
      <w:r w:rsidR="00352CB2">
        <w:rPr>
          <w:rFonts w:hint="cs"/>
          <w:rtl/>
        </w:rPr>
        <w:t xml:space="preserve"> في الأصل</w:t>
      </w:r>
      <w:r w:rsidR="00352CB2">
        <w:rPr>
          <w:rFonts w:hint="cs"/>
        </w:rPr>
        <w:t>.</w:t>
      </w:r>
    </w:p>
    <w:p w:rsidR="00352CB2" w:rsidRDefault="00352CB2" w:rsidP="00C8741E">
      <w:pPr>
        <w:bidi/>
        <w:spacing w:line="276" w:lineRule="auto"/>
        <w:rPr>
          <w:rtl/>
        </w:rPr>
      </w:pPr>
      <w:r>
        <w:rPr>
          <w:rFonts w:hint="cs"/>
          <w:rtl/>
        </w:rPr>
        <w:t xml:space="preserve">يدوّن الميكانيكي على إذن تخريج </w:t>
      </w:r>
      <w:r>
        <w:rPr>
          <w:rStyle w:val="alt-edited"/>
          <w:rFonts w:hint="cs"/>
          <w:rtl/>
        </w:rPr>
        <w:t>قطع الغيار اللازمة</w:t>
      </w:r>
      <w:r>
        <w:rPr>
          <w:rFonts w:hint="cs"/>
          <w:rtl/>
        </w:rPr>
        <w:t xml:space="preserve"> من </w:t>
      </w:r>
      <w:r>
        <w:rPr>
          <w:rFonts w:hint="cs"/>
        </w:rPr>
        <w:t>"</w:t>
      </w:r>
      <w:r>
        <w:rPr>
          <w:rFonts w:hint="cs"/>
          <w:rtl/>
        </w:rPr>
        <w:t xml:space="preserve">مخزن قطع الغيار".  </w:t>
      </w:r>
      <w:r>
        <w:rPr>
          <w:rStyle w:val="alt-edited"/>
          <w:rFonts w:hint="cs"/>
          <w:rtl/>
        </w:rPr>
        <w:t>ينجز</w:t>
      </w:r>
      <w:r>
        <w:rPr>
          <w:rFonts w:hint="cs"/>
          <w:rtl/>
        </w:rPr>
        <w:t xml:space="preserve"> الإصلاحات ويسجل  على ورقة العمل عدد ساعات العمل </w:t>
      </w:r>
      <w:r w:rsidR="00FF32D1">
        <w:rPr>
          <w:rFonts w:hint="cs"/>
          <w:rtl/>
        </w:rPr>
        <w:t xml:space="preserve">التي استغرقها </w:t>
      </w:r>
      <w:r>
        <w:rPr>
          <w:rFonts w:hint="cs"/>
          <w:rtl/>
        </w:rPr>
        <w:t>للإصلاحات</w:t>
      </w:r>
      <w:r>
        <w:rPr>
          <w:rFonts w:hint="cs"/>
        </w:rPr>
        <w:t>.</w:t>
      </w:r>
    </w:p>
    <w:p w:rsidR="00352CB2" w:rsidRDefault="000E5B89" w:rsidP="00C8741E">
      <w:pPr>
        <w:bidi/>
        <w:spacing w:line="276" w:lineRule="auto"/>
        <w:rPr>
          <w:rtl/>
        </w:rPr>
      </w:pPr>
      <w:r>
        <w:rPr>
          <w:rFonts w:hint="cs"/>
          <w:rtl/>
        </w:rPr>
        <w:t>يُرسَل</w:t>
      </w:r>
      <w:r w:rsidR="00352CB2">
        <w:rPr>
          <w:rFonts w:hint="cs"/>
          <w:rtl/>
        </w:rPr>
        <w:t xml:space="preserve"> إذن تخريج قطع الغيار </w:t>
      </w:r>
      <w:r w:rsidR="00FF32D1">
        <w:rPr>
          <w:rFonts w:hint="cs"/>
          <w:rtl/>
        </w:rPr>
        <w:t>و</w:t>
      </w:r>
      <w:r w:rsidR="00352CB2">
        <w:rPr>
          <w:rFonts w:hint="cs"/>
          <w:rtl/>
        </w:rPr>
        <w:t xml:space="preserve">ورقة العمل إلى قسم الفواتير الذي </w:t>
      </w:r>
      <w:r w:rsidR="00FF32D1">
        <w:rPr>
          <w:rFonts w:hint="cs"/>
          <w:rtl/>
        </w:rPr>
        <w:t xml:space="preserve">بدوره </w:t>
      </w:r>
      <w:r w:rsidR="00352CB2">
        <w:rPr>
          <w:rFonts w:hint="cs"/>
          <w:rtl/>
        </w:rPr>
        <w:t>يصدر الفاتورة</w:t>
      </w:r>
      <w:r w:rsidR="00352CB2">
        <w:rPr>
          <w:rFonts w:hint="cs"/>
        </w:rPr>
        <w:t>.</w:t>
      </w:r>
    </w:p>
    <w:p w:rsidR="00352CB2" w:rsidRDefault="00352CB2" w:rsidP="00C8741E">
      <w:pPr>
        <w:bidi/>
        <w:spacing w:before="120" w:line="276" w:lineRule="auto"/>
        <w:rPr>
          <w:rStyle w:val="shorttext"/>
          <w:b/>
          <w:bCs/>
          <w:rtl/>
        </w:rPr>
      </w:pPr>
      <w:r>
        <w:rPr>
          <w:rFonts w:hint="cs"/>
          <w:rtl/>
        </w:rPr>
        <w:t xml:space="preserve">عندما يأتي </w:t>
      </w:r>
      <w:r>
        <w:rPr>
          <w:rStyle w:val="alt-edited"/>
          <w:rFonts w:hint="cs"/>
          <w:rtl/>
        </w:rPr>
        <w:t>الزبون</w:t>
      </w:r>
      <w:r>
        <w:rPr>
          <w:rFonts w:hint="cs"/>
          <w:rtl/>
        </w:rPr>
        <w:t xml:space="preserve"> لاسترداد سيارته، يقدم له أمين الصندوق الفاتورة ويقبض الثمن المتوجب.</w:t>
      </w:r>
      <w:r>
        <w:rPr>
          <w:rFonts w:hint="cs"/>
        </w:rPr>
        <w:t xml:space="preserve"> </w:t>
      </w:r>
      <w:r>
        <w:rPr>
          <w:rFonts w:hint="cs"/>
          <w:rtl/>
        </w:rPr>
        <w:t xml:space="preserve">ثم يتمّ </w:t>
      </w:r>
      <w:r w:rsidR="00FF32D1">
        <w:rPr>
          <w:rFonts w:hint="cs"/>
          <w:rtl/>
        </w:rPr>
        <w:t xml:space="preserve">تسليم </w:t>
      </w:r>
      <w:r>
        <w:rPr>
          <w:rFonts w:hint="cs"/>
          <w:rtl/>
        </w:rPr>
        <w:t xml:space="preserve">السيارة إلى </w:t>
      </w:r>
      <w:r>
        <w:rPr>
          <w:rStyle w:val="alt-edited"/>
          <w:rFonts w:hint="cs"/>
          <w:rtl/>
        </w:rPr>
        <w:t>الزبون</w:t>
      </w:r>
      <w:r>
        <w:rPr>
          <w:rFonts w:hint="cs"/>
        </w:rPr>
        <w:t>.</w:t>
      </w:r>
    </w:p>
    <w:p w:rsidR="001812B0" w:rsidRPr="001812B0" w:rsidRDefault="001812B0" w:rsidP="001812B0">
      <w:pPr>
        <w:bidi/>
        <w:spacing w:before="120"/>
        <w:rPr>
          <w:rStyle w:val="shorttext"/>
          <w:lang w:val="fr-FR"/>
        </w:rPr>
      </w:pPr>
    </w:p>
    <w:p w:rsidR="001812B0" w:rsidRPr="001812B0" w:rsidRDefault="00C8741E" w:rsidP="001812B0">
      <w:pPr>
        <w:bidi/>
        <w:rPr>
          <w:rFonts w:asciiTheme="majorBidi" w:hAnsiTheme="majorBidi" w:cstheme="majorBidi"/>
        </w:rPr>
      </w:pPr>
      <w:r>
        <w:rPr>
          <w:noProof/>
        </w:rPr>
        <w:pict>
          <v:shape id="_x0000_s1038" type="#_x0000_t32" style="position:absolute;left:0;text-align:left;margin-left:-30.05pt;margin-top:44.95pt;width:552.85pt;height:0;flip:x;z-index:251663360" o:connectortype="straight"/>
        </w:pict>
      </w:r>
    </w:p>
    <w:sectPr w:rsidR="001812B0" w:rsidRPr="001812B0" w:rsidSect="00C8741E">
      <w:pgSz w:w="11907" w:h="16840" w:code="9"/>
      <w:pgMar w:top="284" w:right="851" w:bottom="28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abic Transparent">
    <w:panose1 w:val="020B0604020202020204"/>
    <w:charset w:val="B2"/>
    <w:family w:val="auto"/>
    <w:pitch w:val="variable"/>
    <w:sig w:usb0="00002001" w:usb1="00000000" w:usb2="00000000" w:usb3="00000000" w:csb0="0000004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12A2B"/>
    <w:multiLevelType w:val="hybridMultilevel"/>
    <w:tmpl w:val="F11EB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1C02966"/>
    <w:multiLevelType w:val="hybridMultilevel"/>
    <w:tmpl w:val="F3AA8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D5B3C4D"/>
    <w:multiLevelType w:val="hybridMultilevel"/>
    <w:tmpl w:val="4C362E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EED7460"/>
    <w:multiLevelType w:val="hybridMultilevel"/>
    <w:tmpl w:val="1D1E7E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9E331A7"/>
    <w:multiLevelType w:val="hybridMultilevel"/>
    <w:tmpl w:val="342A8B9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
    <w:nsid w:val="5E7E4230"/>
    <w:multiLevelType w:val="hybridMultilevel"/>
    <w:tmpl w:val="371239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6C374ABF"/>
    <w:multiLevelType w:val="hybridMultilevel"/>
    <w:tmpl w:val="90F44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1772E26"/>
    <w:multiLevelType w:val="hybridMultilevel"/>
    <w:tmpl w:val="00B443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4"/>
  </w:num>
  <w:num w:numId="3">
    <w:abstractNumId w:val="2"/>
  </w:num>
  <w:num w:numId="4">
    <w:abstractNumId w:val="6"/>
  </w:num>
  <w:num w:numId="5">
    <w:abstractNumId w:val="5"/>
  </w:num>
  <w:num w:numId="6">
    <w:abstractNumId w:val="7"/>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
  <w:rsids>
    <w:rsidRoot w:val="008A155A"/>
    <w:rsid w:val="0003257F"/>
    <w:rsid w:val="0005740A"/>
    <w:rsid w:val="000678E5"/>
    <w:rsid w:val="00086E89"/>
    <w:rsid w:val="000E5B89"/>
    <w:rsid w:val="001662EF"/>
    <w:rsid w:val="001812B0"/>
    <w:rsid w:val="001F5E54"/>
    <w:rsid w:val="00310B2A"/>
    <w:rsid w:val="00321F04"/>
    <w:rsid w:val="00352CB2"/>
    <w:rsid w:val="003E29F2"/>
    <w:rsid w:val="00427D84"/>
    <w:rsid w:val="004966FD"/>
    <w:rsid w:val="004A7703"/>
    <w:rsid w:val="00507824"/>
    <w:rsid w:val="005D7EED"/>
    <w:rsid w:val="005F78D8"/>
    <w:rsid w:val="006113D9"/>
    <w:rsid w:val="00657BFC"/>
    <w:rsid w:val="00684BCD"/>
    <w:rsid w:val="00697284"/>
    <w:rsid w:val="006D43AA"/>
    <w:rsid w:val="006F0528"/>
    <w:rsid w:val="00754989"/>
    <w:rsid w:val="0075551C"/>
    <w:rsid w:val="00774058"/>
    <w:rsid w:val="00797FE5"/>
    <w:rsid w:val="00861E88"/>
    <w:rsid w:val="00894CE8"/>
    <w:rsid w:val="008A155A"/>
    <w:rsid w:val="008F2216"/>
    <w:rsid w:val="0090133C"/>
    <w:rsid w:val="00954E99"/>
    <w:rsid w:val="0097058A"/>
    <w:rsid w:val="0099194F"/>
    <w:rsid w:val="00A4283D"/>
    <w:rsid w:val="00A70DCF"/>
    <w:rsid w:val="00AE0CDA"/>
    <w:rsid w:val="00AE5328"/>
    <w:rsid w:val="00B5412F"/>
    <w:rsid w:val="00B61271"/>
    <w:rsid w:val="00B6705E"/>
    <w:rsid w:val="00B77D8E"/>
    <w:rsid w:val="00BB7F16"/>
    <w:rsid w:val="00C34C90"/>
    <w:rsid w:val="00C647F4"/>
    <w:rsid w:val="00C8741E"/>
    <w:rsid w:val="00CB6DA0"/>
    <w:rsid w:val="00CC05B5"/>
    <w:rsid w:val="00CC777B"/>
    <w:rsid w:val="00CD5311"/>
    <w:rsid w:val="00CF72AE"/>
    <w:rsid w:val="00D148B0"/>
    <w:rsid w:val="00D268E3"/>
    <w:rsid w:val="00D6322D"/>
    <w:rsid w:val="00D64948"/>
    <w:rsid w:val="00D9725E"/>
    <w:rsid w:val="00E33A72"/>
    <w:rsid w:val="00E55AC8"/>
    <w:rsid w:val="00E6236D"/>
    <w:rsid w:val="00F240A9"/>
    <w:rsid w:val="00F41198"/>
    <w:rsid w:val="00FC6714"/>
    <w:rsid w:val="00FF32D1"/>
    <w:rsid w:val="00FF57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rules v:ext="edit">
        <o:r id="V:Rule6" type="connector" idref="#_x0000_s1035"/>
        <o:r id="V:Rule7" type="connector" idref="#_x0000_s1028"/>
        <o:r id="V:Rule8" type="connector" idref="#_x0000_s1038"/>
        <o:r id="V:Rule9" type="connector" idref="#_x0000_s1031"/>
        <o:r id="V:Rule10" type="connector" idref="#_x0000_s1032"/>
        <o:r id="V:Rule12" type="connector" idref="#_x0000_s1039"/>
        <o:r id="V:Rule14" type="connector" idref="#_x0000_s104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155A"/>
    <w:rPr>
      <w:rFonts w:ascii="Times New Roman" w:eastAsia="Times New Roman" w:hAnsi="Times New Roman" w:cs="Times New Roman"/>
      <w:sz w:val="24"/>
      <w:szCs w:val="24"/>
    </w:rPr>
  </w:style>
  <w:style w:type="paragraph" w:styleId="Heading1">
    <w:name w:val="heading 1"/>
    <w:basedOn w:val="Normal"/>
    <w:link w:val="Heading1Char"/>
    <w:autoRedefine/>
    <w:uiPriority w:val="9"/>
    <w:qFormat/>
    <w:rsid w:val="00D9725E"/>
    <w:pPr>
      <w:spacing w:after="360" w:line="336" w:lineRule="auto"/>
      <w:jc w:val="center"/>
      <w:outlineLvl w:val="0"/>
    </w:pPr>
    <w:rPr>
      <w:b/>
      <w:bCs/>
      <w:kern w:val="36"/>
      <w:sz w:val="36"/>
      <w:szCs w:val="40"/>
      <w:lang w:val="fr-FR" w:bidi="ar-LB"/>
    </w:rPr>
  </w:style>
  <w:style w:type="paragraph" w:styleId="Heading2">
    <w:name w:val="heading 2"/>
    <w:basedOn w:val="Normal"/>
    <w:next w:val="Normal"/>
    <w:link w:val="Heading2Char"/>
    <w:uiPriority w:val="9"/>
    <w:unhideWhenUsed/>
    <w:qFormat/>
    <w:rsid w:val="00D9725E"/>
    <w:pPr>
      <w:keepNext/>
      <w:keepLines/>
      <w:spacing w:before="240" w:line="336" w:lineRule="auto"/>
      <w:outlineLvl w:val="1"/>
    </w:pPr>
    <w:rPr>
      <w:rFonts w:asciiTheme="majorHAnsi" w:eastAsiaTheme="majorEastAsia" w:hAnsiTheme="majorHAnsi" w:cstheme="majorBidi"/>
      <w:b/>
      <w:bCs/>
      <w:sz w:val="28"/>
      <w:szCs w:val="26"/>
      <w:lang w:val="fr-FR"/>
    </w:rPr>
  </w:style>
  <w:style w:type="paragraph" w:styleId="Heading3">
    <w:name w:val="heading 3"/>
    <w:basedOn w:val="Normal"/>
    <w:next w:val="Normal"/>
    <w:link w:val="Heading3Char"/>
    <w:uiPriority w:val="9"/>
    <w:unhideWhenUsed/>
    <w:qFormat/>
    <w:rsid w:val="00D9725E"/>
    <w:pPr>
      <w:keepNext/>
      <w:keepLines/>
      <w:spacing w:after="60" w:line="336" w:lineRule="auto"/>
      <w:outlineLvl w:val="2"/>
    </w:pPr>
    <w:rPr>
      <w:rFonts w:ascii="Arial" w:eastAsiaTheme="majorEastAsia" w:hAnsi="Arial" w:cs="Arial"/>
      <w:b/>
      <w:bCs/>
      <w:szCs w:val="26"/>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25E"/>
    <w:rPr>
      <w:rFonts w:ascii="Times New Roman" w:eastAsia="Times New Roman" w:hAnsi="Times New Roman" w:cs="Times New Roman"/>
      <w:b/>
      <w:bCs/>
      <w:kern w:val="36"/>
      <w:sz w:val="36"/>
      <w:szCs w:val="40"/>
      <w:lang w:val="fr-FR" w:bidi="ar-LB"/>
    </w:rPr>
  </w:style>
  <w:style w:type="character" w:customStyle="1" w:styleId="Heading2Char">
    <w:name w:val="Heading 2 Char"/>
    <w:basedOn w:val="DefaultParagraphFont"/>
    <w:link w:val="Heading2"/>
    <w:uiPriority w:val="9"/>
    <w:rsid w:val="00D9725E"/>
    <w:rPr>
      <w:rFonts w:asciiTheme="majorHAnsi" w:eastAsiaTheme="majorEastAsia" w:hAnsiTheme="majorHAnsi" w:cstheme="majorBidi"/>
      <w:b/>
      <w:bCs/>
      <w:sz w:val="28"/>
      <w:szCs w:val="26"/>
      <w:lang w:val="fr-FR"/>
    </w:rPr>
  </w:style>
  <w:style w:type="character" w:customStyle="1" w:styleId="Heading3Char">
    <w:name w:val="Heading 3 Char"/>
    <w:basedOn w:val="DefaultParagraphFont"/>
    <w:link w:val="Heading3"/>
    <w:uiPriority w:val="9"/>
    <w:rsid w:val="00D9725E"/>
    <w:rPr>
      <w:rFonts w:ascii="Arial" w:eastAsiaTheme="majorEastAsia" w:hAnsi="Arial" w:cs="Arial"/>
      <w:b/>
      <w:bCs/>
      <w:sz w:val="24"/>
      <w:szCs w:val="26"/>
      <w:lang w:val="fr-FR"/>
    </w:rPr>
  </w:style>
  <w:style w:type="paragraph" w:styleId="Caption">
    <w:name w:val="caption"/>
    <w:basedOn w:val="Normal"/>
    <w:next w:val="Normal"/>
    <w:uiPriority w:val="35"/>
    <w:unhideWhenUsed/>
    <w:qFormat/>
    <w:rsid w:val="00D9725E"/>
    <w:rPr>
      <w:b/>
      <w:bCs/>
      <w:color w:val="4F81BD" w:themeColor="accent1"/>
      <w:sz w:val="18"/>
      <w:szCs w:val="18"/>
      <w:lang w:val="fr-FR"/>
    </w:rPr>
  </w:style>
  <w:style w:type="paragraph" w:styleId="Title">
    <w:name w:val="Title"/>
    <w:basedOn w:val="Normal"/>
    <w:next w:val="Normal"/>
    <w:link w:val="TitleChar"/>
    <w:uiPriority w:val="10"/>
    <w:qFormat/>
    <w:rsid w:val="00D9725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fr-FR"/>
    </w:rPr>
  </w:style>
  <w:style w:type="character" w:customStyle="1" w:styleId="TitleChar">
    <w:name w:val="Title Char"/>
    <w:basedOn w:val="DefaultParagraphFont"/>
    <w:link w:val="Title"/>
    <w:uiPriority w:val="10"/>
    <w:rsid w:val="00D9725E"/>
    <w:rPr>
      <w:rFonts w:asciiTheme="majorHAnsi" w:eastAsiaTheme="majorEastAsia" w:hAnsiTheme="majorHAnsi" w:cstheme="majorBidi"/>
      <w:color w:val="17365D" w:themeColor="text2" w:themeShade="BF"/>
      <w:spacing w:val="5"/>
      <w:kern w:val="28"/>
      <w:sz w:val="52"/>
      <w:szCs w:val="52"/>
      <w:lang w:val="fr-FR"/>
    </w:rPr>
  </w:style>
  <w:style w:type="character" w:styleId="Strong">
    <w:name w:val="Strong"/>
    <w:basedOn w:val="DefaultParagraphFont"/>
    <w:uiPriority w:val="22"/>
    <w:qFormat/>
    <w:rsid w:val="00D9725E"/>
    <w:rPr>
      <w:b/>
      <w:bCs/>
    </w:rPr>
  </w:style>
  <w:style w:type="character" w:styleId="Emphasis">
    <w:name w:val="Emphasis"/>
    <w:basedOn w:val="DefaultParagraphFont"/>
    <w:uiPriority w:val="20"/>
    <w:qFormat/>
    <w:rsid w:val="00D9725E"/>
    <w:rPr>
      <w:i/>
      <w:iCs/>
    </w:rPr>
  </w:style>
  <w:style w:type="paragraph" w:styleId="NoSpacing">
    <w:name w:val="No Spacing"/>
    <w:link w:val="NoSpacingChar"/>
    <w:autoRedefine/>
    <w:uiPriority w:val="1"/>
    <w:qFormat/>
    <w:rsid w:val="00D9725E"/>
    <w:pPr>
      <w:spacing w:after="240"/>
      <w:jc w:val="center"/>
    </w:pPr>
    <w:rPr>
      <w:i/>
      <w:iCs/>
      <w:sz w:val="20"/>
    </w:rPr>
  </w:style>
  <w:style w:type="character" w:customStyle="1" w:styleId="NoSpacingChar">
    <w:name w:val="No Spacing Char"/>
    <w:basedOn w:val="DefaultParagraphFont"/>
    <w:link w:val="NoSpacing"/>
    <w:uiPriority w:val="1"/>
    <w:rsid w:val="00D9725E"/>
    <w:rPr>
      <w:rFonts w:eastAsiaTheme="minorHAnsi"/>
      <w:i/>
      <w:iCs/>
      <w:sz w:val="20"/>
    </w:rPr>
  </w:style>
  <w:style w:type="paragraph" w:styleId="ListParagraph">
    <w:name w:val="List Paragraph"/>
    <w:basedOn w:val="Normal"/>
    <w:uiPriority w:val="34"/>
    <w:qFormat/>
    <w:rsid w:val="00D9725E"/>
    <w:pPr>
      <w:spacing w:after="240" w:line="336" w:lineRule="auto"/>
      <w:ind w:left="720"/>
      <w:contextualSpacing/>
    </w:pPr>
    <w:rPr>
      <w:lang w:val="fr-FR"/>
    </w:rPr>
  </w:style>
  <w:style w:type="table" w:styleId="TableGrid">
    <w:name w:val="Table Grid"/>
    <w:basedOn w:val="TableNormal"/>
    <w:uiPriority w:val="59"/>
    <w:rsid w:val="008A155A"/>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A155A"/>
    <w:rPr>
      <w:rFonts w:ascii="Tahoma" w:hAnsi="Tahoma" w:cs="Tahoma"/>
      <w:sz w:val="16"/>
      <w:szCs w:val="16"/>
    </w:rPr>
  </w:style>
  <w:style w:type="character" w:customStyle="1" w:styleId="BalloonTextChar">
    <w:name w:val="Balloon Text Char"/>
    <w:basedOn w:val="DefaultParagraphFont"/>
    <w:link w:val="BalloonText"/>
    <w:uiPriority w:val="99"/>
    <w:semiHidden/>
    <w:rsid w:val="008A155A"/>
    <w:rPr>
      <w:rFonts w:ascii="Tahoma" w:eastAsia="Times New Roman" w:hAnsi="Tahoma" w:cs="Tahoma"/>
      <w:sz w:val="16"/>
      <w:szCs w:val="16"/>
    </w:rPr>
  </w:style>
  <w:style w:type="character" w:customStyle="1" w:styleId="hps">
    <w:name w:val="hps"/>
    <w:basedOn w:val="DefaultParagraphFont"/>
    <w:rsid w:val="008A155A"/>
  </w:style>
  <w:style w:type="paragraph" w:customStyle="1" w:styleId="st2">
    <w:name w:val="st2"/>
    <w:basedOn w:val="Normal"/>
    <w:rsid w:val="00C34C90"/>
    <w:pPr>
      <w:spacing w:before="100" w:beforeAutospacing="1" w:after="100" w:afterAutospacing="1"/>
      <w:ind w:left="450"/>
    </w:pPr>
    <w:rPr>
      <w:b/>
      <w:bCs/>
      <w:color w:val="E38922"/>
    </w:rPr>
  </w:style>
  <w:style w:type="paragraph" w:customStyle="1" w:styleId="st3">
    <w:name w:val="st3"/>
    <w:basedOn w:val="Normal"/>
    <w:rsid w:val="00C34C90"/>
    <w:pPr>
      <w:spacing w:before="100" w:beforeAutospacing="1" w:after="100" w:afterAutospacing="1"/>
      <w:ind w:left="750"/>
    </w:pPr>
  </w:style>
  <w:style w:type="paragraph" w:customStyle="1" w:styleId="st4">
    <w:name w:val="st4"/>
    <w:basedOn w:val="Normal"/>
    <w:rsid w:val="00C34C90"/>
    <w:pPr>
      <w:spacing w:before="100" w:beforeAutospacing="1" w:after="100" w:afterAutospacing="1"/>
      <w:ind w:left="1050"/>
    </w:pPr>
  </w:style>
  <w:style w:type="paragraph" w:styleId="HTMLPreformatted">
    <w:name w:val="HTML Preformatted"/>
    <w:basedOn w:val="Normal"/>
    <w:link w:val="HTMLPreformattedChar"/>
    <w:uiPriority w:val="99"/>
    <w:semiHidden/>
    <w:unhideWhenUsed/>
    <w:rsid w:val="00970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7058A"/>
    <w:rPr>
      <w:rFonts w:ascii="Courier New" w:eastAsia="Times New Roman" w:hAnsi="Courier New" w:cs="Courier New"/>
      <w:sz w:val="20"/>
      <w:szCs w:val="20"/>
    </w:rPr>
  </w:style>
  <w:style w:type="character" w:customStyle="1" w:styleId="alt-edited">
    <w:name w:val="alt-edited"/>
    <w:basedOn w:val="DefaultParagraphFont"/>
    <w:rsid w:val="005F78D8"/>
  </w:style>
  <w:style w:type="character" w:customStyle="1" w:styleId="shorttext">
    <w:name w:val="short_text"/>
    <w:basedOn w:val="DefaultParagraphFont"/>
    <w:rsid w:val="00B6127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TotalTime>
  <Pages>6</Pages>
  <Words>1611</Words>
  <Characters>9185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Houssam</dc:creator>
  <cp:keywords/>
  <dc:description/>
  <cp:lastModifiedBy>Admin</cp:lastModifiedBy>
  <cp:revision>33</cp:revision>
  <dcterms:created xsi:type="dcterms:W3CDTF">2016-08-30T11:51:00Z</dcterms:created>
  <dcterms:modified xsi:type="dcterms:W3CDTF">2016-09-24T03:19:00Z</dcterms:modified>
</cp:coreProperties>
</file>